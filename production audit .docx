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3825" w14:textId="77777777" w:rsidR="000708C4" w:rsidRPr="000708C4" w:rsidRDefault="000708C4" w:rsidP="000708C4">
      <w:pPr>
        <w:rPr>
          <w:b/>
          <w:bCs/>
        </w:rPr>
      </w:pPr>
      <w:r w:rsidRPr="000708C4">
        <w:rPr>
          <w:b/>
          <w:bCs/>
        </w:rPr>
        <w:t>Omnia Platform — Production Audit Report (Post-Hardening)</w:t>
      </w:r>
    </w:p>
    <w:p w14:paraId="1062E2D3" w14:textId="17F8B24D" w:rsidR="000708C4" w:rsidRPr="000708C4" w:rsidRDefault="000708C4" w:rsidP="000708C4">
      <w:r w:rsidRPr="000708C4">
        <w:rPr>
          <w:b/>
          <w:bCs/>
        </w:rPr>
        <w:t>Audit date:</w:t>
      </w:r>
      <w:r w:rsidRPr="000708C4">
        <w:t> 2026-04-22</w:t>
      </w:r>
      <w:r w:rsidRPr="000708C4">
        <w:br/>
      </w:r>
      <w:r w:rsidRPr="000708C4">
        <w:rPr>
          <w:b/>
          <w:bCs/>
        </w:rPr>
        <w:t>State audited:</w:t>
      </w:r>
      <w:r w:rsidRPr="000708C4">
        <w:t> After full security hardening session</w:t>
      </w:r>
      <w:r w:rsidRPr="000708C4">
        <w:br/>
      </w:r>
      <w:r w:rsidRPr="000708C4">
        <w:rPr>
          <w:b/>
          <w:bCs/>
        </w:rPr>
        <w:t>Scope:</w:t>
      </w:r>
      <w:r w:rsidRPr="000708C4">
        <w:t xml:space="preserve"> Authentication, </w:t>
      </w:r>
      <w:r w:rsidRPr="000708C4">
        <w:t>Fire store</w:t>
      </w:r>
      <w:r w:rsidRPr="000708C4">
        <w:t xml:space="preserve"> rules, payment flow, loyalty system, APIs, architecture, performance, reliability</w:t>
      </w:r>
    </w:p>
    <w:p w14:paraId="3CA46409" w14:textId="6E4AD1DE" w:rsidR="000708C4" w:rsidRPr="000708C4" w:rsidRDefault="000708C4" w:rsidP="000708C4"/>
    <w:p w14:paraId="099E8DA2" w14:textId="77777777" w:rsidR="000708C4" w:rsidRPr="000708C4" w:rsidRDefault="000708C4" w:rsidP="000708C4">
      <w:pPr>
        <w:rPr>
          <w:b/>
          <w:bCs/>
        </w:rPr>
      </w:pPr>
      <w:r w:rsidRPr="000708C4">
        <w:rPr>
          <w:b/>
          <w:bCs/>
        </w:rPr>
        <w:t>1. SYSTEM SCORE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44"/>
        <w:gridCol w:w="7231"/>
      </w:tblGrid>
      <w:tr w:rsidR="000708C4" w:rsidRPr="000708C4" w14:paraId="154611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C2398" w14:textId="77777777" w:rsidR="000708C4" w:rsidRPr="000708C4" w:rsidRDefault="000708C4" w:rsidP="000708C4">
            <w:r w:rsidRPr="000708C4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E4A59" w14:textId="77777777" w:rsidR="000708C4" w:rsidRPr="000708C4" w:rsidRDefault="000708C4" w:rsidP="000708C4">
            <w:r w:rsidRPr="000708C4">
              <w:t>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D700CA" w14:textId="77777777" w:rsidR="000708C4" w:rsidRPr="000708C4" w:rsidRDefault="000708C4" w:rsidP="000708C4">
            <w:r w:rsidRPr="000708C4">
              <w:t>Rationale</w:t>
            </w:r>
          </w:p>
        </w:tc>
      </w:tr>
      <w:tr w:rsidR="000708C4" w:rsidRPr="000708C4" w14:paraId="610B7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056CA" w14:textId="77777777" w:rsidR="000708C4" w:rsidRPr="000708C4" w:rsidRDefault="000708C4" w:rsidP="000708C4">
            <w:r w:rsidRPr="000708C4">
              <w:rPr>
                <w:b/>
                <w:bCs/>
              </w:rPr>
              <w:t>Code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E476B" w14:textId="77777777" w:rsidR="000708C4" w:rsidRPr="000708C4" w:rsidRDefault="000708C4" w:rsidP="000708C4">
            <w:r w:rsidRPr="000708C4">
              <w:t>6.5/10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F6AB04" w14:textId="77777777" w:rsidR="000708C4" w:rsidRPr="000708C4" w:rsidRDefault="000708C4" w:rsidP="000708C4">
            <w:r w:rsidRPr="000708C4">
              <w:t xml:space="preserve">Serviceable structure, some inconsistency between old and new patterns, mixed console.log/logger, dead </w:t>
            </w:r>
            <w:proofErr w:type="spellStart"/>
            <w:r w:rsidRPr="000708C4">
              <w:t>destructured</w:t>
            </w:r>
            <w:proofErr w:type="spellEnd"/>
            <w:r w:rsidRPr="000708C4">
              <w:t xml:space="preserve"> variables</w:t>
            </w:r>
          </w:p>
        </w:tc>
      </w:tr>
      <w:tr w:rsidR="000708C4" w:rsidRPr="000708C4" w14:paraId="019F0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56AB6" w14:textId="77777777" w:rsidR="000708C4" w:rsidRPr="000708C4" w:rsidRDefault="000708C4" w:rsidP="000708C4">
            <w:r w:rsidRPr="000708C4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B88DB" w14:textId="77777777" w:rsidR="000708C4" w:rsidRPr="000708C4" w:rsidRDefault="000708C4" w:rsidP="000708C4">
            <w:r w:rsidRPr="000708C4">
              <w:t>7.5/10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BE10FF" w14:textId="77777777" w:rsidR="000708C4" w:rsidRPr="000708C4" w:rsidRDefault="000708C4" w:rsidP="000708C4">
            <w:r w:rsidRPr="000708C4">
              <w:t>Critical payment path now secure. Client-side loyalty award path (</w:t>
            </w:r>
            <w:del w:id="0" w:author="Unknown">
              <w:r w:rsidRPr="000708C4">
                <w:delText>awardBookingCoins</w:delText>
              </w:r>
            </w:del>
            <w:r w:rsidRPr="000708C4">
              <w:t>) still lacks atomicity. Middleware is partial.</w:t>
            </w:r>
          </w:p>
        </w:tc>
      </w:tr>
      <w:tr w:rsidR="000708C4" w:rsidRPr="000708C4" w14:paraId="08D64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0D975" w14:textId="77777777" w:rsidR="000708C4" w:rsidRPr="000708C4" w:rsidRDefault="000708C4" w:rsidP="000708C4">
            <w:r w:rsidRPr="000708C4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3461B" w14:textId="77777777" w:rsidR="000708C4" w:rsidRPr="000708C4" w:rsidRDefault="000708C4" w:rsidP="000708C4">
            <w:r w:rsidRPr="000708C4">
              <w:t>6/10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F54EA1" w14:textId="77777777" w:rsidR="000708C4" w:rsidRPr="000708C4" w:rsidRDefault="000708C4" w:rsidP="000708C4">
            <w:r w:rsidRPr="000708C4">
              <w:t>Dual SDK approach (client + admin) is correct but creates two code paths for the same operations. No API layer for mutations.</w:t>
            </w:r>
          </w:p>
        </w:tc>
      </w:tr>
      <w:tr w:rsidR="000708C4" w:rsidRPr="000708C4" w14:paraId="12F8C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1118A" w14:textId="77777777" w:rsidR="000708C4" w:rsidRPr="000708C4" w:rsidRDefault="000708C4" w:rsidP="000708C4">
            <w:r w:rsidRPr="000708C4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A9042" w14:textId="77777777" w:rsidR="000708C4" w:rsidRPr="000708C4" w:rsidRDefault="000708C4" w:rsidP="000708C4">
            <w:r w:rsidRPr="000708C4">
              <w:t>5.5/10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ED0580" w14:textId="77777777" w:rsidR="000708C4" w:rsidRPr="000708C4" w:rsidRDefault="000708C4" w:rsidP="000708C4">
            <w:r w:rsidRPr="000708C4">
              <w:t>Two full collection reads per booking creation, overlap detection O(n), no pagination on admin queries</w:t>
            </w:r>
          </w:p>
        </w:tc>
      </w:tr>
      <w:tr w:rsidR="000708C4" w:rsidRPr="000708C4" w14:paraId="42B11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8EC91B" w14:textId="77777777" w:rsidR="000708C4" w:rsidRPr="000708C4" w:rsidRDefault="000708C4" w:rsidP="000708C4">
            <w:r w:rsidRPr="000708C4">
              <w:rPr>
                <w:b/>
                <w:bCs/>
              </w:rPr>
              <w:t>Overall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C6022E" w14:textId="77777777" w:rsidR="000708C4" w:rsidRPr="000708C4" w:rsidRDefault="000708C4" w:rsidP="000708C4">
            <w:r w:rsidRPr="000708C4">
              <w:rPr>
                <w:b/>
                <w:bCs/>
              </w:rPr>
              <w:t>6.5/10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4E4B71" w14:textId="77777777" w:rsidR="000708C4" w:rsidRPr="000708C4" w:rsidRDefault="000708C4" w:rsidP="000708C4">
            <w:r w:rsidRPr="000708C4">
              <w:t>Substantially improved from pre-audit state. Several structural issues remain before this is truly production-safe.</w:t>
            </w:r>
          </w:p>
        </w:tc>
      </w:tr>
    </w:tbl>
    <w:p w14:paraId="1F0F4A67" w14:textId="77777777" w:rsidR="000708C4" w:rsidRPr="000708C4" w:rsidRDefault="000708C4" w:rsidP="000708C4">
      <w:r w:rsidRPr="000708C4">
        <w:pict w14:anchorId="2197FB09">
          <v:rect id="_x0000_i1182" style="width:533pt;height:.75pt" o:hrpct="0" o:hralign="center" o:hrstd="t" o:hr="t" fillcolor="#a0a0a0" stroked="f"/>
        </w:pict>
      </w:r>
    </w:p>
    <w:p w14:paraId="28A6244A" w14:textId="77777777" w:rsidR="000708C4" w:rsidRPr="000708C4" w:rsidRDefault="000708C4" w:rsidP="000708C4">
      <w:pPr>
        <w:rPr>
          <w:b/>
          <w:bCs/>
        </w:rPr>
      </w:pPr>
      <w:r w:rsidRPr="000708C4">
        <w:rPr>
          <w:b/>
          <w:bCs/>
        </w:rPr>
        <w:t>2. STRENGTHS</w:t>
      </w:r>
    </w:p>
    <w:p w14:paraId="08CB00AE" w14:textId="2FD3E026" w:rsidR="000708C4" w:rsidRPr="000708C4" w:rsidRDefault="000708C4" w:rsidP="000708C4">
      <w:pPr>
        <w:numPr>
          <w:ilvl w:val="0"/>
          <w:numId w:val="1"/>
        </w:numPr>
      </w:pPr>
      <w:r w:rsidRPr="000708C4">
        <w:rPr>
          <w:b/>
          <w:bCs/>
        </w:rPr>
        <w:t>Payment verification is now correct.</w:t>
      </w:r>
      <w:r w:rsidRPr="000708C4">
        <w:t> The verify-payment route uses Admin SDK, verifies the booking exists, cross-checks Chapa's amount against the stored total</w:t>
      </w:r>
      <w:r>
        <w:t xml:space="preserve"> </w:t>
      </w:r>
      <w:r w:rsidRPr="000708C4">
        <w:t>Amount, and awards coins atomically through award</w:t>
      </w:r>
      <w:r>
        <w:t xml:space="preserve"> </w:t>
      </w:r>
      <w:r w:rsidRPr="000708C4">
        <w:t>Booking</w:t>
      </w:r>
      <w:r>
        <w:t xml:space="preserve"> </w:t>
      </w:r>
      <w:r w:rsidRPr="000708C4">
        <w:t>Coins</w:t>
      </w:r>
      <w:r>
        <w:t xml:space="preserve"> </w:t>
      </w:r>
      <w:r w:rsidRPr="000708C4">
        <w:t>Admin. This is the most dangerous attack surface and it is now properly secured.</w:t>
      </w:r>
    </w:p>
    <w:p w14:paraId="6EE5C5DC" w14:textId="77777777" w:rsidR="000708C4" w:rsidRPr="000708C4" w:rsidRDefault="000708C4" w:rsidP="000708C4">
      <w:pPr>
        <w:numPr>
          <w:ilvl w:val="0"/>
          <w:numId w:val="1"/>
        </w:numPr>
      </w:pPr>
      <w:proofErr w:type="spellStart"/>
      <w:r w:rsidRPr="000708C4">
        <w:rPr>
          <w:b/>
          <w:bCs/>
        </w:rPr>
        <w:t>Firestore</w:t>
      </w:r>
      <w:proofErr w:type="spellEnd"/>
      <w:r w:rsidRPr="000708C4">
        <w:rPr>
          <w:b/>
          <w:bCs/>
        </w:rPr>
        <w:t xml:space="preserve"> rules are semantically correct.</w:t>
      </w:r>
      <w:r w:rsidRPr="000708C4">
        <w:t> The booking create rule validates status fields to "pending" with </w:t>
      </w:r>
      <w:proofErr w:type="spellStart"/>
      <w:r w:rsidRPr="000708C4">
        <w:t>coinsEarned</w:t>
      </w:r>
      <w:proofErr w:type="spellEnd"/>
      <w:r w:rsidRPr="000708C4">
        <w:t xml:space="preserve"> == 0 instead of a brittle key-blocklist. The referral read scope is correctly narrowed to involved parties only.</w:t>
      </w:r>
    </w:p>
    <w:p w14:paraId="7FE48107" w14:textId="77777777" w:rsidR="000708C4" w:rsidRPr="000708C4" w:rsidRDefault="000708C4" w:rsidP="000708C4">
      <w:pPr>
        <w:numPr>
          <w:ilvl w:val="0"/>
          <w:numId w:val="1"/>
        </w:numPr>
      </w:pPr>
      <w:proofErr w:type="spellStart"/>
      <w:r w:rsidRPr="000708C4">
        <w:rPr>
          <w:b/>
          <w:bCs/>
        </w:rPr>
        <w:t>awardBookingCoinsAdmin</w:t>
      </w:r>
      <w:proofErr w:type="spellEnd"/>
      <w:r w:rsidRPr="000708C4">
        <w:rPr>
          <w:b/>
          <w:bCs/>
        </w:rPr>
        <w:t> is genuinely atomic.</w:t>
      </w:r>
      <w:r w:rsidRPr="000708C4">
        <w:t xml:space="preserve"> The </w:t>
      </w:r>
      <w:proofErr w:type="spellStart"/>
      <w:r w:rsidRPr="000708C4">
        <w:t>Firestore</w:t>
      </w:r>
      <w:proofErr w:type="spellEnd"/>
      <w:r w:rsidRPr="000708C4">
        <w:t xml:space="preserve"> Admin SDK transaction checks idempotency (</w:t>
      </w:r>
      <w:proofErr w:type="spellStart"/>
      <w:r w:rsidRPr="000708C4">
        <w:t>coinsStatus</w:t>
      </w:r>
      <w:proofErr w:type="spellEnd"/>
      <w:r w:rsidRPr="000708C4">
        <w:t xml:space="preserve"> === "awarded") and writes coins, user aggregates, and status in a single transaction. This is the correct production pattern.</w:t>
      </w:r>
    </w:p>
    <w:p w14:paraId="7C36F056" w14:textId="77777777" w:rsidR="000708C4" w:rsidRPr="000708C4" w:rsidRDefault="000708C4" w:rsidP="000708C4">
      <w:pPr>
        <w:numPr>
          <w:ilvl w:val="0"/>
          <w:numId w:val="1"/>
        </w:numPr>
      </w:pPr>
      <w:proofErr w:type="spellStart"/>
      <w:r w:rsidRPr="000708C4">
        <w:rPr>
          <w:b/>
          <w:bCs/>
        </w:rPr>
        <w:lastRenderedPageBreak/>
        <w:t>awardWelcomeBonus</w:t>
      </w:r>
      <w:proofErr w:type="spellEnd"/>
      <w:r w:rsidRPr="000708C4">
        <w:rPr>
          <w:b/>
          <w:bCs/>
        </w:rPr>
        <w:t> has a proper idempotency guard.</w:t>
      </w:r>
      <w:r w:rsidRPr="000708C4">
        <w:t> Queries </w:t>
      </w:r>
      <w:proofErr w:type="spellStart"/>
      <w:r w:rsidRPr="000708C4">
        <w:t>coinsHistory</w:t>
      </w:r>
      <w:proofErr w:type="spellEnd"/>
      <w:r w:rsidRPr="000708C4">
        <w:t> for existing </w:t>
      </w:r>
      <w:proofErr w:type="spellStart"/>
      <w:r w:rsidRPr="000708C4">
        <w:t>welcome_bonus</w:t>
      </w:r>
      <w:proofErr w:type="spellEnd"/>
      <w:r w:rsidRPr="000708C4">
        <w:t> before writing — prevents double-award on re-auth or retry.</w:t>
      </w:r>
    </w:p>
    <w:p w14:paraId="62AF0AC0" w14:textId="77777777" w:rsidR="000708C4" w:rsidRPr="000708C4" w:rsidRDefault="000708C4" w:rsidP="000708C4">
      <w:pPr>
        <w:numPr>
          <w:ilvl w:val="0"/>
          <w:numId w:val="1"/>
        </w:numPr>
      </w:pPr>
      <w:proofErr w:type="spellStart"/>
      <w:r w:rsidRPr="000708C4">
        <w:rPr>
          <w:b/>
          <w:bCs/>
        </w:rPr>
        <w:t>omniaServiceValue</w:t>
      </w:r>
      <w:proofErr w:type="spellEnd"/>
      <w:r w:rsidRPr="000708C4">
        <w:rPr>
          <w:b/>
          <w:bCs/>
        </w:rPr>
        <w:t xml:space="preserve"> is now computed from </w:t>
      </w:r>
      <w:proofErr w:type="spellStart"/>
      <w:r w:rsidRPr="000708C4">
        <w:rPr>
          <w:b/>
          <w:bCs/>
        </w:rPr>
        <w:t>Firestore</w:t>
      </w:r>
      <w:proofErr w:type="spellEnd"/>
      <w:r w:rsidRPr="000708C4">
        <w:rPr>
          <w:b/>
          <w:bCs/>
        </w:rPr>
        <w:t xml:space="preserve"> package data</w:t>
      </w:r>
      <w:r w:rsidRPr="000708C4">
        <w:t>, not client input. The </w:t>
      </w:r>
      <w:proofErr w:type="spellStart"/>
      <w:r w:rsidRPr="000708C4">
        <w:t>createBooking</w:t>
      </w:r>
      <w:proofErr w:type="spellEnd"/>
      <w:r w:rsidRPr="000708C4">
        <w:t> function correctly fetches </w:t>
      </w:r>
      <w:proofErr w:type="spellStart"/>
      <w:proofErr w:type="gramStart"/>
      <w:r w:rsidRPr="000708C4">
        <w:t>pkg.sharingPrice</w:t>
      </w:r>
      <w:proofErr w:type="spellEnd"/>
      <w:proofErr w:type="gramEnd"/>
      <w:r w:rsidRPr="000708C4">
        <w:t xml:space="preserve"> / </w:t>
      </w:r>
      <w:proofErr w:type="spellStart"/>
      <w:r w:rsidRPr="000708C4">
        <w:t>singlePrice</w:t>
      </w:r>
      <w:proofErr w:type="spellEnd"/>
      <w:r w:rsidRPr="000708C4">
        <w:t> and computes the value server-side (client cannot tamper it).</w:t>
      </w:r>
    </w:p>
    <w:p w14:paraId="703C5D29" w14:textId="77777777" w:rsidR="000708C4" w:rsidRPr="000708C4" w:rsidRDefault="000708C4" w:rsidP="000708C4">
      <w:pPr>
        <w:numPr>
          <w:ilvl w:val="0"/>
          <w:numId w:val="1"/>
        </w:numPr>
      </w:pPr>
      <w:r w:rsidRPr="000708C4">
        <w:rPr>
          <w:b/>
          <w:bCs/>
        </w:rPr>
        <w:t>Logger abstraction</w:t>
      </w:r>
      <w:r w:rsidRPr="000708C4">
        <w:t> suppresses raw error objects in production, preventing internal Firebase error messages from leaking to browser DevTools.</w:t>
      </w:r>
    </w:p>
    <w:p w14:paraId="56CEDFEF" w14:textId="77777777" w:rsidR="000708C4" w:rsidRPr="000708C4" w:rsidRDefault="000708C4" w:rsidP="000708C4">
      <w:pPr>
        <w:numPr>
          <w:ilvl w:val="0"/>
          <w:numId w:val="1"/>
        </w:numPr>
      </w:pPr>
      <w:proofErr w:type="spellStart"/>
      <w:r w:rsidRPr="000708C4">
        <w:rPr>
          <w:b/>
          <w:bCs/>
        </w:rPr>
        <w:t>tierCoins</w:t>
      </w:r>
      <w:proofErr w:type="spellEnd"/>
      <w:r w:rsidRPr="000708C4">
        <w:rPr>
          <w:b/>
          <w:bCs/>
        </w:rPr>
        <w:t> aggregated field</w:t>
      </w:r>
      <w:r w:rsidRPr="000708C4">
        <w:t> eliminates the full </w:t>
      </w:r>
      <w:proofErr w:type="spellStart"/>
      <w:r w:rsidRPr="000708C4">
        <w:t>coinsHistory</w:t>
      </w:r>
      <w:proofErr w:type="spellEnd"/>
      <w:r w:rsidRPr="000708C4">
        <w:t> subcollection scan for tier evaluation on new accounts.</w:t>
      </w:r>
    </w:p>
    <w:p w14:paraId="5971BF58" w14:textId="77777777" w:rsidR="000708C4" w:rsidRPr="000708C4" w:rsidRDefault="000708C4" w:rsidP="000708C4">
      <w:pPr>
        <w:numPr>
          <w:ilvl w:val="0"/>
          <w:numId w:val="1"/>
        </w:numPr>
      </w:pPr>
      <w:r w:rsidRPr="000708C4">
        <w:rPr>
          <w:b/>
          <w:bCs/>
        </w:rPr>
        <w:t>Crypto-secure referral codes</w:t>
      </w:r>
      <w:r w:rsidRPr="000708C4">
        <w:t> use </w:t>
      </w:r>
      <w:proofErr w:type="spellStart"/>
      <w:proofErr w:type="gramStart"/>
      <w:r w:rsidRPr="000708C4">
        <w:t>crypto.getRandomValues</w:t>
      </w:r>
      <w:proofErr w:type="spellEnd"/>
      <w:proofErr w:type="gramEnd"/>
      <w:r w:rsidRPr="000708C4">
        <w:t>() — correct for a security-relevant identifier.</w:t>
      </w:r>
    </w:p>
    <w:p w14:paraId="7BC685E8" w14:textId="77777777" w:rsidR="000708C4" w:rsidRPr="000708C4" w:rsidRDefault="000708C4" w:rsidP="000708C4">
      <w:r w:rsidRPr="000708C4">
        <w:pict w14:anchorId="5E864602">
          <v:rect id="_x0000_i1183" style="width:533pt;height:.75pt" o:hrpct="0" o:hralign="center" o:hrstd="t" o:hr="t" fillcolor="#a0a0a0" stroked="f"/>
        </w:pict>
      </w:r>
    </w:p>
    <w:p w14:paraId="0A0C078D" w14:textId="77777777" w:rsidR="000708C4" w:rsidRPr="000708C4" w:rsidRDefault="000708C4" w:rsidP="000708C4">
      <w:pPr>
        <w:rPr>
          <w:b/>
          <w:bCs/>
        </w:rPr>
      </w:pPr>
      <w:r w:rsidRPr="000708C4">
        <w:rPr>
          <w:b/>
          <w:bCs/>
        </w:rPr>
        <w:t xml:space="preserve">3. CRITICAL RISKS </w:t>
      </w:r>
      <w:r w:rsidRPr="000708C4">
        <w:rPr>
          <w:rFonts w:ascii="Segoe UI Emoji" w:hAnsi="Segoe UI Emoji" w:cs="Segoe UI Emoji"/>
          <w:b/>
          <w:bCs/>
        </w:rPr>
        <w:t>🔴</w:t>
      </w:r>
    </w:p>
    <w:p w14:paraId="0A8A5FDA" w14:textId="77777777" w:rsidR="000708C4" w:rsidRPr="000708C4" w:rsidRDefault="000708C4" w:rsidP="000708C4">
      <w:r w:rsidRPr="000708C4">
        <w:pict w14:anchorId="6038AE57">
          <v:rect id="_x0000_i1184" style="width:533pt;height:.75pt" o:hrpct="0" o:hralign="center" o:hrstd="t" o:hr="t" fillcolor="#a0a0a0" stroked="f"/>
        </w:pict>
      </w:r>
    </w:p>
    <w:p w14:paraId="798BE770" w14:textId="77777777" w:rsidR="000708C4" w:rsidRPr="000708C4" w:rsidRDefault="000708C4" w:rsidP="000708C4">
      <w:r w:rsidRPr="000708C4">
        <w:t>[C1] </w:t>
      </w:r>
      <w:proofErr w:type="spellStart"/>
      <w:r w:rsidRPr="000708C4">
        <w:t>awardBookingCoins</w:t>
      </w:r>
      <w:proofErr w:type="spellEnd"/>
      <w:r w:rsidRPr="000708C4">
        <w:t> (client-side) still has a race condition — NOT atomic</w:t>
      </w:r>
    </w:p>
    <w:p w14:paraId="073AAB34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lib/services/loyalty.service.ts — </w:t>
      </w:r>
      <w:proofErr w:type="gramStart"/>
      <w:r w:rsidRPr="000708C4">
        <w:t>awardBookingCoins(</w:t>
      </w:r>
      <w:proofErr w:type="gramEnd"/>
      <w:r w:rsidRPr="000708C4">
        <w:t>) (lines 382–459)</w:t>
      </w:r>
    </w:p>
    <w:p w14:paraId="70C69293" w14:textId="77777777" w:rsidR="000708C4" w:rsidRPr="000708C4" w:rsidRDefault="000708C4" w:rsidP="000708C4">
      <w:r w:rsidRPr="000708C4">
        <w:rPr>
          <w:b/>
          <w:bCs/>
        </w:rPr>
        <w:t>Why dangerous:</w:t>
      </w:r>
      <w:r w:rsidRPr="000708C4">
        <w:br/>
        <w:t>The client-side version reads </w:t>
      </w:r>
      <w:proofErr w:type="spellStart"/>
      <w:proofErr w:type="gramStart"/>
      <w:r w:rsidRPr="000708C4">
        <w:t>booking.coinsStatus</w:t>
      </w:r>
      <w:proofErr w:type="spellEnd"/>
      <w:proofErr w:type="gramEnd"/>
      <w:r w:rsidRPr="000708C4">
        <w:t xml:space="preserve"> === "awarded" and then writes in separate non-transactional calls. Under concurrent admin actions (admin marks booking "completed" while verify-payment is also running), both reads return "pending", both pass the guard, and the user receives double coins.</w:t>
      </w:r>
    </w:p>
    <w:p w14:paraId="0CF20372" w14:textId="77777777" w:rsidR="000708C4" w:rsidRPr="000708C4" w:rsidRDefault="000708C4" w:rsidP="000708C4">
      <w:r w:rsidRPr="000708C4">
        <w:t>The server path (</w:t>
      </w:r>
      <w:proofErr w:type="spellStart"/>
      <w:r w:rsidRPr="000708C4">
        <w:t>awardBookingCoinsAdmin</w:t>
      </w:r>
      <w:proofErr w:type="spellEnd"/>
      <w:r w:rsidRPr="000708C4">
        <w:t>) is correctly atomic. But the admin panel calls </w:t>
      </w:r>
      <w:proofErr w:type="spellStart"/>
      <w:r w:rsidRPr="000708C4">
        <w:t>awardBookingCoins</w:t>
      </w:r>
      <w:proofErr w:type="spellEnd"/>
      <w:r w:rsidRPr="000708C4">
        <w:t> (client version) via </w:t>
      </w:r>
      <w:proofErr w:type="spellStart"/>
      <w:r w:rsidRPr="000708C4">
        <w:t>updateBookingStatus</w:t>
      </w:r>
      <w:proofErr w:type="spellEnd"/>
      <w:r w:rsidRPr="000708C4">
        <w:t>. If the admin marks a booking complete at the same time the payment callback fires, the race is live.</w:t>
      </w:r>
    </w:p>
    <w:p w14:paraId="3B7AF193" w14:textId="77777777" w:rsidR="000708C4" w:rsidRPr="000708C4" w:rsidRDefault="000708C4" w:rsidP="000708C4">
      <w:r w:rsidRPr="000708C4">
        <w:rPr>
          <w:b/>
          <w:bCs/>
        </w:rPr>
        <w:t>Fix (minimal):</w:t>
      </w:r>
    </w:p>
    <w:p w14:paraId="769260FA" w14:textId="77777777" w:rsidR="000708C4" w:rsidRPr="000708C4" w:rsidRDefault="000708C4" w:rsidP="000708C4">
      <w:proofErr w:type="spellStart"/>
      <w:r w:rsidRPr="000708C4">
        <w:t>ts</w:t>
      </w:r>
      <w:proofErr w:type="spellEnd"/>
    </w:p>
    <w:p w14:paraId="689F4915" w14:textId="77777777" w:rsidR="000708C4" w:rsidRPr="000708C4" w:rsidRDefault="000708C4" w:rsidP="000708C4">
      <w:r w:rsidRPr="000708C4">
        <w:t xml:space="preserve">// In </w:t>
      </w:r>
      <w:proofErr w:type="spellStart"/>
      <w:r w:rsidRPr="000708C4">
        <w:t>awardBookingCoins</w:t>
      </w:r>
      <w:proofErr w:type="spellEnd"/>
      <w:r w:rsidRPr="000708C4">
        <w:t xml:space="preserve"> — wrap idempotency check + first write in a transaction:</w:t>
      </w:r>
    </w:p>
    <w:p w14:paraId="41C3AAFB" w14:textId="77777777" w:rsidR="000708C4" w:rsidRPr="000708C4" w:rsidRDefault="000708C4" w:rsidP="000708C4">
      <w:r w:rsidRPr="000708C4">
        <w:t xml:space="preserve">import </w:t>
      </w:r>
      <w:proofErr w:type="gramStart"/>
      <w:r w:rsidRPr="000708C4">
        <w:t xml:space="preserve">{ </w:t>
      </w:r>
      <w:proofErr w:type="spellStart"/>
      <w:r w:rsidRPr="000708C4">
        <w:t>runTransaction</w:t>
      </w:r>
      <w:proofErr w:type="spellEnd"/>
      <w:proofErr w:type="gramEnd"/>
      <w:r w:rsidRPr="000708C4">
        <w:t xml:space="preserve"> } from 'firebase/</w:t>
      </w:r>
      <w:proofErr w:type="spellStart"/>
      <w:r w:rsidRPr="000708C4">
        <w:t>firestore</w:t>
      </w:r>
      <w:proofErr w:type="spellEnd"/>
      <w:r w:rsidRPr="000708C4">
        <w:t>'</w:t>
      </w:r>
    </w:p>
    <w:p w14:paraId="0A833ECC" w14:textId="77777777" w:rsidR="000708C4" w:rsidRPr="000708C4" w:rsidRDefault="000708C4" w:rsidP="000708C4">
      <w:r w:rsidRPr="000708C4">
        <w:t xml:space="preserve">await </w:t>
      </w:r>
      <w:proofErr w:type="spellStart"/>
      <w:proofErr w:type="gramStart"/>
      <w:r w:rsidRPr="000708C4">
        <w:t>runTransaction</w:t>
      </w:r>
      <w:proofErr w:type="spellEnd"/>
      <w:r w:rsidRPr="000708C4">
        <w:t>(</w:t>
      </w:r>
      <w:proofErr w:type="spellStart"/>
      <w:proofErr w:type="gramEnd"/>
      <w:r w:rsidRPr="000708C4">
        <w:t>db</w:t>
      </w:r>
      <w:proofErr w:type="spellEnd"/>
      <w:r w:rsidRPr="000708C4">
        <w:t>, async (</w:t>
      </w:r>
      <w:proofErr w:type="spellStart"/>
      <w:r w:rsidRPr="000708C4">
        <w:t>tx</w:t>
      </w:r>
      <w:proofErr w:type="spellEnd"/>
      <w:r w:rsidRPr="000708C4">
        <w:t>) =&gt; {</w:t>
      </w:r>
    </w:p>
    <w:p w14:paraId="680CC2E4" w14:textId="77777777" w:rsidR="000708C4" w:rsidRPr="000708C4" w:rsidRDefault="000708C4" w:rsidP="000708C4">
      <w:r w:rsidRPr="000708C4">
        <w:t xml:space="preserve">  const snap = await </w:t>
      </w:r>
      <w:proofErr w:type="spellStart"/>
      <w:r w:rsidRPr="000708C4">
        <w:t>tx.get</w:t>
      </w:r>
      <w:proofErr w:type="spellEnd"/>
      <w:r w:rsidRPr="000708C4">
        <w:t>(</w:t>
      </w:r>
      <w:proofErr w:type="spellStart"/>
      <w:r w:rsidRPr="000708C4">
        <w:t>bookingRef</w:t>
      </w:r>
      <w:proofErr w:type="spellEnd"/>
      <w:r w:rsidRPr="000708C4">
        <w:t>);</w:t>
      </w:r>
    </w:p>
    <w:p w14:paraId="4C9D9A2A" w14:textId="77777777" w:rsidR="000708C4" w:rsidRPr="000708C4" w:rsidRDefault="000708C4" w:rsidP="000708C4">
      <w:r w:rsidRPr="000708C4">
        <w:lastRenderedPageBreak/>
        <w:t xml:space="preserve">  if (</w:t>
      </w:r>
      <w:proofErr w:type="spellStart"/>
      <w:r w:rsidRPr="000708C4">
        <w:t>snap.</w:t>
      </w:r>
      <w:proofErr w:type="gramStart"/>
      <w:r w:rsidRPr="000708C4">
        <w:t>data</w:t>
      </w:r>
      <w:proofErr w:type="spellEnd"/>
      <w:r w:rsidRPr="000708C4">
        <w:t>()?.</w:t>
      </w:r>
      <w:proofErr w:type="spellStart"/>
      <w:proofErr w:type="gramEnd"/>
      <w:r w:rsidRPr="000708C4">
        <w:t>coinsStatus</w:t>
      </w:r>
      <w:proofErr w:type="spellEnd"/>
      <w:r w:rsidRPr="000708C4">
        <w:t xml:space="preserve"> === 'awarded') return; // atomic guard</w:t>
      </w:r>
    </w:p>
    <w:p w14:paraId="55302854" w14:textId="77777777" w:rsidR="000708C4" w:rsidRPr="000708C4" w:rsidRDefault="000708C4" w:rsidP="000708C4">
      <w:r w:rsidRPr="000708C4">
        <w:t xml:space="preserve">  </w:t>
      </w:r>
      <w:proofErr w:type="spellStart"/>
      <w:proofErr w:type="gramStart"/>
      <w:r w:rsidRPr="000708C4">
        <w:t>tx.update</w:t>
      </w:r>
      <w:proofErr w:type="spellEnd"/>
      <w:proofErr w:type="gramEnd"/>
      <w:r w:rsidRPr="000708C4">
        <w:t>(</w:t>
      </w:r>
      <w:proofErr w:type="spellStart"/>
      <w:r w:rsidRPr="000708C4">
        <w:t>bookingRef</w:t>
      </w:r>
      <w:proofErr w:type="spellEnd"/>
      <w:r w:rsidRPr="000708C4">
        <w:t xml:space="preserve">, </w:t>
      </w:r>
      <w:proofErr w:type="gramStart"/>
      <w:r w:rsidRPr="000708C4">
        <w:t xml:space="preserve">{ </w:t>
      </w:r>
      <w:proofErr w:type="spellStart"/>
      <w:r w:rsidRPr="000708C4">
        <w:t>coinsStatus</w:t>
      </w:r>
      <w:proofErr w:type="spellEnd"/>
      <w:proofErr w:type="gramEnd"/>
      <w:r w:rsidRPr="000708C4">
        <w:t xml:space="preserve">: 'awarded', </w:t>
      </w:r>
      <w:proofErr w:type="spellStart"/>
      <w:r w:rsidRPr="000708C4">
        <w:t>coinsEarned</w:t>
      </w:r>
      <w:proofErr w:type="spellEnd"/>
      <w:r w:rsidRPr="000708C4">
        <w:t xml:space="preserve">: </w:t>
      </w:r>
      <w:proofErr w:type="gramStart"/>
      <w:r w:rsidRPr="000708C4">
        <w:t>coins }</w:t>
      </w:r>
      <w:proofErr w:type="gramEnd"/>
      <w:r w:rsidRPr="000708C4">
        <w:t>);</w:t>
      </w:r>
    </w:p>
    <w:p w14:paraId="33880E03" w14:textId="77777777" w:rsidR="000708C4" w:rsidRPr="000708C4" w:rsidRDefault="000708C4" w:rsidP="000708C4">
      <w:r w:rsidRPr="000708C4">
        <w:t>});</w:t>
      </w:r>
    </w:p>
    <w:p w14:paraId="058E475C" w14:textId="77777777" w:rsidR="000708C4" w:rsidRPr="000708C4" w:rsidRDefault="000708C4" w:rsidP="000708C4">
      <w:r w:rsidRPr="000708C4">
        <w:t xml:space="preserve">// Then write </w:t>
      </w:r>
      <w:proofErr w:type="spellStart"/>
      <w:r w:rsidRPr="000708C4">
        <w:t>coinsHistory</w:t>
      </w:r>
      <w:proofErr w:type="spellEnd"/>
      <w:r w:rsidRPr="000708C4">
        <w:t xml:space="preserve"> + user aggregates outside the transaction</w:t>
      </w:r>
    </w:p>
    <w:p w14:paraId="3E5445BA" w14:textId="77777777" w:rsidR="000708C4" w:rsidRPr="000708C4" w:rsidRDefault="000708C4" w:rsidP="000708C4">
      <w:r w:rsidRPr="000708C4">
        <w:pict w14:anchorId="798523DB">
          <v:rect id="_x0000_i1185" style="width:533pt;height:.75pt" o:hrpct="0" o:hralign="center" o:hrstd="t" o:hr="t" fillcolor="#a0a0a0" stroked="f"/>
        </w:pict>
      </w:r>
    </w:p>
    <w:p w14:paraId="4203B7FA" w14:textId="77777777" w:rsidR="000708C4" w:rsidRPr="000708C4" w:rsidRDefault="000708C4" w:rsidP="000708C4">
      <w:r w:rsidRPr="000708C4">
        <w:t>[C2] </w:t>
      </w:r>
      <w:proofErr w:type="spellStart"/>
      <w:r w:rsidRPr="000708C4">
        <w:t>getBookingByTxRef</w:t>
      </w:r>
      <w:proofErr w:type="spellEnd"/>
      <w:r w:rsidRPr="000708C4">
        <w:t> — TOCTOU gap between fetch and update</w:t>
      </w:r>
    </w:p>
    <w:p w14:paraId="23B5CFA2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app/</w:t>
      </w:r>
      <w:proofErr w:type="spellStart"/>
      <w:r w:rsidRPr="000708C4">
        <w:t>api</w:t>
      </w:r>
      <w:proofErr w:type="spellEnd"/>
      <w:r w:rsidRPr="000708C4">
        <w:t>/verify-payment/</w:t>
      </w:r>
      <w:proofErr w:type="spellStart"/>
      <w:r w:rsidRPr="000708C4">
        <w:t>route.ts</w:t>
      </w:r>
      <w:proofErr w:type="spellEnd"/>
      <w:r w:rsidRPr="000708C4">
        <w:t> (lines 101–140)</w:t>
      </w:r>
    </w:p>
    <w:p w14:paraId="10EB3D37" w14:textId="77777777" w:rsidR="000708C4" w:rsidRPr="000708C4" w:rsidRDefault="000708C4" w:rsidP="000708C4">
      <w:r w:rsidRPr="000708C4">
        <w:rPr>
          <w:b/>
          <w:bCs/>
        </w:rPr>
        <w:t>Why dangerous:</w:t>
      </w:r>
      <w:r w:rsidRPr="000708C4">
        <w:br/>
        <w:t>The route reads the booking at line 101, checks </w:t>
      </w:r>
      <w:proofErr w:type="spellStart"/>
      <w:proofErr w:type="gramStart"/>
      <w:r w:rsidRPr="000708C4">
        <w:t>paymentStatus</w:t>
      </w:r>
      <w:proofErr w:type="spellEnd"/>
      <w:r w:rsidRPr="000708C4">
        <w:t xml:space="preserve"> !</w:t>
      </w:r>
      <w:proofErr w:type="gramEnd"/>
      <w:r w:rsidRPr="000708C4">
        <w:t>== "paid" at line 128, then does a separate </w:t>
      </w:r>
      <w:proofErr w:type="spellStart"/>
      <w:r w:rsidRPr="000708C4">
        <w:t>bookingRef.update</w:t>
      </w:r>
      <w:proofErr w:type="spellEnd"/>
      <w:r w:rsidRPr="000708C4">
        <w:t>() at line 136. Between these two operations, another concurrent verify-payment call (Chapa can call the callback more than once under network retries) reads the same "pending" booking and both proceed to mark it paid and award coins.</w:t>
      </w:r>
    </w:p>
    <w:p w14:paraId="2B9825C6" w14:textId="77777777" w:rsidR="000708C4" w:rsidRPr="000708C4" w:rsidRDefault="000708C4" w:rsidP="000708C4">
      <w:proofErr w:type="spellStart"/>
      <w:r w:rsidRPr="000708C4">
        <w:t>awardBookingCoinsAdmin</w:t>
      </w:r>
      <w:proofErr w:type="spellEnd"/>
      <w:r w:rsidRPr="000708C4">
        <w:t> is transactionally safe, but the </w:t>
      </w:r>
      <w:proofErr w:type="spellStart"/>
      <w:r w:rsidRPr="000708C4">
        <w:t>bookingRef.update</w:t>
      </w:r>
      <w:proofErr w:type="spellEnd"/>
      <w:r w:rsidRPr="000708C4">
        <w:t>() at line 136 is not wrapped in a transaction with the status check.</w:t>
      </w:r>
    </w:p>
    <w:p w14:paraId="06EDD8A7" w14:textId="77777777" w:rsidR="000708C4" w:rsidRPr="000708C4" w:rsidRDefault="000708C4" w:rsidP="000708C4">
      <w:r w:rsidRPr="000708C4">
        <w:rPr>
          <w:b/>
          <w:bCs/>
        </w:rPr>
        <w:t>Fix (minimal):</w:t>
      </w:r>
    </w:p>
    <w:p w14:paraId="6D9D293A" w14:textId="77777777" w:rsidR="000708C4" w:rsidRPr="000708C4" w:rsidRDefault="000708C4" w:rsidP="000708C4">
      <w:proofErr w:type="spellStart"/>
      <w:r w:rsidRPr="000708C4">
        <w:t>ts</w:t>
      </w:r>
      <w:proofErr w:type="spellEnd"/>
    </w:p>
    <w:p w14:paraId="41437681" w14:textId="77777777" w:rsidR="000708C4" w:rsidRPr="000708C4" w:rsidRDefault="000708C4" w:rsidP="000708C4">
      <w:r w:rsidRPr="000708C4">
        <w:t>// Replace the separate read + update with a single Admin SDK transaction:</w:t>
      </w:r>
    </w:p>
    <w:p w14:paraId="54260402" w14:textId="77777777" w:rsidR="000708C4" w:rsidRPr="000708C4" w:rsidRDefault="000708C4" w:rsidP="000708C4">
      <w:r w:rsidRPr="000708C4">
        <w:t xml:space="preserve">await </w:t>
      </w:r>
      <w:proofErr w:type="spellStart"/>
      <w:proofErr w:type="gramStart"/>
      <w:r w:rsidRPr="000708C4">
        <w:t>db.runTransaction</w:t>
      </w:r>
      <w:proofErr w:type="spellEnd"/>
      <w:proofErr w:type="gramEnd"/>
      <w:r w:rsidRPr="000708C4">
        <w:t>(async (</w:t>
      </w:r>
      <w:proofErr w:type="spellStart"/>
      <w:r w:rsidRPr="000708C4">
        <w:t>tx</w:t>
      </w:r>
      <w:proofErr w:type="spellEnd"/>
      <w:r w:rsidRPr="000708C4">
        <w:t>) =&gt; {</w:t>
      </w:r>
    </w:p>
    <w:p w14:paraId="5174B610" w14:textId="77777777" w:rsidR="000708C4" w:rsidRPr="000708C4" w:rsidRDefault="000708C4" w:rsidP="000708C4">
      <w:r w:rsidRPr="000708C4">
        <w:t xml:space="preserve">  const snap = await </w:t>
      </w:r>
      <w:proofErr w:type="spellStart"/>
      <w:r w:rsidRPr="000708C4">
        <w:t>tx.get</w:t>
      </w:r>
      <w:proofErr w:type="spellEnd"/>
      <w:r w:rsidRPr="000708C4">
        <w:t>(</w:t>
      </w:r>
      <w:proofErr w:type="spellStart"/>
      <w:r w:rsidRPr="000708C4">
        <w:t>bookingRef</w:t>
      </w:r>
      <w:proofErr w:type="spellEnd"/>
      <w:r w:rsidRPr="000708C4">
        <w:t>);</w:t>
      </w:r>
    </w:p>
    <w:p w14:paraId="05796EE4" w14:textId="77777777" w:rsidR="000708C4" w:rsidRPr="000708C4" w:rsidRDefault="000708C4" w:rsidP="000708C4">
      <w:r w:rsidRPr="000708C4">
        <w:t xml:space="preserve">  if (</w:t>
      </w:r>
      <w:proofErr w:type="spellStart"/>
      <w:r w:rsidRPr="000708C4">
        <w:t>snap.</w:t>
      </w:r>
      <w:proofErr w:type="gramStart"/>
      <w:r w:rsidRPr="000708C4">
        <w:t>data</w:t>
      </w:r>
      <w:proofErr w:type="spellEnd"/>
      <w:r w:rsidRPr="000708C4">
        <w:t>()?.</w:t>
      </w:r>
      <w:proofErr w:type="spellStart"/>
      <w:proofErr w:type="gramEnd"/>
      <w:r w:rsidRPr="000708C4">
        <w:t>paymentStatus</w:t>
      </w:r>
      <w:proofErr w:type="spellEnd"/>
      <w:r w:rsidRPr="000708C4">
        <w:t xml:space="preserve"> === 'paid') return; // idempotency inside </w:t>
      </w:r>
      <w:proofErr w:type="spellStart"/>
      <w:r w:rsidRPr="000708C4">
        <w:t>tx</w:t>
      </w:r>
      <w:proofErr w:type="spellEnd"/>
    </w:p>
    <w:p w14:paraId="1E9FC399" w14:textId="77777777" w:rsidR="000708C4" w:rsidRPr="000708C4" w:rsidRDefault="000708C4" w:rsidP="000708C4">
      <w:r w:rsidRPr="000708C4">
        <w:t xml:space="preserve">  </w:t>
      </w:r>
      <w:proofErr w:type="spellStart"/>
      <w:proofErr w:type="gramStart"/>
      <w:r w:rsidRPr="000708C4">
        <w:t>tx.update</w:t>
      </w:r>
      <w:proofErr w:type="spellEnd"/>
      <w:proofErr w:type="gramEnd"/>
      <w:r w:rsidRPr="000708C4">
        <w:t>(</w:t>
      </w:r>
      <w:proofErr w:type="spellStart"/>
      <w:r w:rsidRPr="000708C4">
        <w:t>bookingRef</w:t>
      </w:r>
      <w:proofErr w:type="spellEnd"/>
      <w:r w:rsidRPr="000708C4">
        <w:t>, {</w:t>
      </w:r>
    </w:p>
    <w:p w14:paraId="721F82D8" w14:textId="77777777" w:rsidR="000708C4" w:rsidRPr="000708C4" w:rsidRDefault="000708C4" w:rsidP="000708C4">
      <w:r w:rsidRPr="000708C4">
        <w:t xml:space="preserve">    </w:t>
      </w:r>
      <w:proofErr w:type="spellStart"/>
      <w:r w:rsidRPr="000708C4">
        <w:t>paymentStatus</w:t>
      </w:r>
      <w:proofErr w:type="spellEnd"/>
      <w:r w:rsidRPr="000708C4">
        <w:t>: 'paid',</w:t>
      </w:r>
    </w:p>
    <w:p w14:paraId="3DEB9680" w14:textId="77777777" w:rsidR="000708C4" w:rsidRPr="000708C4" w:rsidRDefault="000708C4" w:rsidP="000708C4">
      <w:r w:rsidRPr="000708C4">
        <w:t xml:space="preserve">    </w:t>
      </w:r>
      <w:proofErr w:type="spellStart"/>
      <w:r w:rsidRPr="000708C4">
        <w:t>bookingStatus</w:t>
      </w:r>
      <w:proofErr w:type="spellEnd"/>
      <w:r w:rsidRPr="000708C4">
        <w:t>: 'completed',</w:t>
      </w:r>
    </w:p>
    <w:p w14:paraId="11F9740F" w14:textId="77777777" w:rsidR="000708C4" w:rsidRPr="000708C4" w:rsidRDefault="000708C4" w:rsidP="000708C4">
      <w:r w:rsidRPr="000708C4">
        <w:t xml:space="preserve">    </w:t>
      </w:r>
      <w:proofErr w:type="spellStart"/>
      <w:r w:rsidRPr="000708C4">
        <w:t>updatedAt</w:t>
      </w:r>
      <w:proofErr w:type="spellEnd"/>
      <w:r w:rsidRPr="000708C4">
        <w:t xml:space="preserve">: </w:t>
      </w:r>
      <w:proofErr w:type="spellStart"/>
      <w:r w:rsidRPr="000708C4">
        <w:t>FieldValue.serverTimestamp</w:t>
      </w:r>
      <w:proofErr w:type="spellEnd"/>
      <w:r w:rsidRPr="000708C4">
        <w:t>(),</w:t>
      </w:r>
    </w:p>
    <w:p w14:paraId="29E628D6" w14:textId="77777777" w:rsidR="000708C4" w:rsidRPr="000708C4" w:rsidRDefault="000708C4" w:rsidP="000708C4">
      <w:r w:rsidRPr="000708C4">
        <w:t xml:space="preserve">  });</w:t>
      </w:r>
    </w:p>
    <w:p w14:paraId="7DB954DB" w14:textId="77777777" w:rsidR="000708C4" w:rsidRPr="000708C4" w:rsidRDefault="000708C4" w:rsidP="000708C4">
      <w:r w:rsidRPr="000708C4">
        <w:t>});</w:t>
      </w:r>
    </w:p>
    <w:p w14:paraId="49F961D3" w14:textId="77777777" w:rsidR="000708C4" w:rsidRPr="000708C4" w:rsidRDefault="000708C4" w:rsidP="000708C4">
      <w:r w:rsidRPr="000708C4">
        <w:pict w14:anchorId="03BD8A1D">
          <v:rect id="_x0000_i1186" style="width:533pt;height:.75pt" o:hrpct="0" o:hralign="center" o:hrstd="t" o:hr="t" fillcolor="#a0a0a0" stroked="f"/>
        </w:pict>
      </w:r>
    </w:p>
    <w:p w14:paraId="7F2AB6B0" w14:textId="77777777" w:rsidR="000708C4" w:rsidRPr="000708C4" w:rsidRDefault="000708C4" w:rsidP="000708C4">
      <w:r w:rsidRPr="000708C4">
        <w:lastRenderedPageBreak/>
        <w:t>[C3] Middleware cookie is forgeable — not cryptographically signed</w:t>
      </w:r>
    </w:p>
    <w:p w14:paraId="24AF7261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</w:t>
      </w:r>
      <w:proofErr w:type="spellStart"/>
      <w:r w:rsidRPr="000708C4">
        <w:t>middleware.ts</w:t>
      </w:r>
      <w:proofErr w:type="spellEnd"/>
      <w:r w:rsidRPr="000708C4">
        <w:t>, components/auth-</w:t>
      </w:r>
      <w:proofErr w:type="spellStart"/>
      <w:r w:rsidRPr="000708C4">
        <w:t>provider.tsx</w:t>
      </w:r>
      <w:proofErr w:type="spellEnd"/>
    </w:p>
    <w:p w14:paraId="79C3B133" w14:textId="77777777" w:rsidR="000708C4" w:rsidRPr="000708C4" w:rsidRDefault="000708C4" w:rsidP="000708C4">
      <w:r w:rsidRPr="000708C4">
        <w:rPr>
          <w:b/>
          <w:bCs/>
        </w:rPr>
        <w:t>Why dangerous:</w:t>
      </w:r>
      <w:r w:rsidRPr="000708C4">
        <w:br/>
        <w:t>The </w:t>
      </w:r>
      <w:proofErr w:type="spellStart"/>
      <w:r w:rsidRPr="000708C4">
        <w:t>omnia_session</w:t>
      </w:r>
      <w:proofErr w:type="spellEnd"/>
      <w:r w:rsidRPr="000708C4">
        <w:t> cookie is set to the literal value "1". Any user can open DevTools and run:</w:t>
      </w:r>
    </w:p>
    <w:p w14:paraId="6371FA0B" w14:textId="77777777" w:rsidR="000708C4" w:rsidRPr="000708C4" w:rsidRDefault="000708C4" w:rsidP="000708C4">
      <w:proofErr w:type="spellStart"/>
      <w:r w:rsidRPr="000708C4">
        <w:t>js</w:t>
      </w:r>
      <w:proofErr w:type="spellEnd"/>
    </w:p>
    <w:p w14:paraId="26927667" w14:textId="77777777" w:rsidR="000708C4" w:rsidRPr="000708C4" w:rsidRDefault="000708C4" w:rsidP="000708C4">
      <w:proofErr w:type="spellStart"/>
      <w:proofErr w:type="gramStart"/>
      <w:r w:rsidRPr="000708C4">
        <w:t>document.cookie</w:t>
      </w:r>
      <w:proofErr w:type="spellEnd"/>
      <w:proofErr w:type="gramEnd"/>
      <w:r w:rsidRPr="000708C4">
        <w:t xml:space="preserve"> = "</w:t>
      </w:r>
      <w:proofErr w:type="spellStart"/>
      <w:r w:rsidRPr="000708C4">
        <w:t>omnia_session</w:t>
      </w:r>
      <w:proofErr w:type="spellEnd"/>
      <w:r w:rsidRPr="000708C4">
        <w:t>=1; Path=/"</w:t>
      </w:r>
    </w:p>
    <w:p w14:paraId="5BD5114D" w14:textId="77777777" w:rsidR="000708C4" w:rsidRPr="000708C4" w:rsidRDefault="000708C4" w:rsidP="000708C4">
      <w:r w:rsidRPr="000708C4">
        <w:t>This gives them the middleware cookie and bypasses the Edge guard for /admin/*. The middleware then passes the request through, and the only remaining check is the client-side </w:t>
      </w:r>
      <w:proofErr w:type="spellStart"/>
      <w:r w:rsidRPr="000708C4">
        <w:t>useEffect</w:t>
      </w:r>
      <w:proofErr w:type="spellEnd"/>
      <w:r w:rsidRPr="000708C4">
        <w:t> in admin/</w:t>
      </w:r>
      <w:proofErr w:type="spellStart"/>
      <w:r w:rsidRPr="000708C4">
        <w:t>layout.tsx</w:t>
      </w:r>
      <w:proofErr w:type="spellEnd"/>
      <w:r w:rsidRPr="000708C4">
        <w:t> — which can be bypassed too (briefly, before auth initializes).</w:t>
      </w:r>
    </w:p>
    <w:p w14:paraId="1805A68B" w14:textId="77777777" w:rsidR="000708C4" w:rsidRPr="000708C4" w:rsidRDefault="000708C4" w:rsidP="000708C4">
      <w:r w:rsidRPr="000708C4">
        <w:rPr>
          <w:b/>
          <w:bCs/>
        </w:rPr>
        <w:t>Fix (minimal):</w:t>
      </w:r>
      <w:r w:rsidRPr="000708C4">
        <w:br/>
        <w:t>Generate a short-lived signed token using </w:t>
      </w:r>
      <w:proofErr w:type="spellStart"/>
      <w:proofErr w:type="gramStart"/>
      <w:r w:rsidRPr="000708C4">
        <w:t>crypto.subtle</w:t>
      </w:r>
      <w:proofErr w:type="spellEnd"/>
      <w:proofErr w:type="gramEnd"/>
      <w:r w:rsidRPr="000708C4">
        <w:t> and verify it in the middleware, OR move to Firebase session cookies (requires a server endpoint that exchanges Firebase ID tokens for signed session cookies). The quickest practical fix is to set the cookie value to the Firebase ID token (fetched from </w:t>
      </w:r>
      <w:proofErr w:type="spellStart"/>
      <w:r w:rsidRPr="000708C4">
        <w:t>firebaseUser.getIdToken</w:t>
      </w:r>
      <w:proofErr w:type="spellEnd"/>
      <w:r w:rsidRPr="000708C4">
        <w:t>()) and verify it in the middleware using the Admin SDK:</w:t>
      </w:r>
    </w:p>
    <w:p w14:paraId="2BD2E7BB" w14:textId="77777777" w:rsidR="000708C4" w:rsidRPr="000708C4" w:rsidRDefault="000708C4" w:rsidP="000708C4">
      <w:proofErr w:type="spellStart"/>
      <w:r w:rsidRPr="000708C4">
        <w:t>ts</w:t>
      </w:r>
      <w:proofErr w:type="spellEnd"/>
    </w:p>
    <w:p w14:paraId="5510C47A" w14:textId="77777777" w:rsidR="000708C4" w:rsidRPr="000708C4" w:rsidRDefault="000708C4" w:rsidP="000708C4">
      <w:r w:rsidRPr="000708C4">
        <w:t>// In auth-</w:t>
      </w:r>
      <w:proofErr w:type="spellStart"/>
      <w:r w:rsidRPr="000708C4">
        <w:t>provider.tsx</w:t>
      </w:r>
      <w:proofErr w:type="spellEnd"/>
      <w:r w:rsidRPr="000708C4">
        <w:t xml:space="preserve"> — use the Firebase ID token as the cookie value:</w:t>
      </w:r>
    </w:p>
    <w:p w14:paraId="7F4E6A76" w14:textId="77777777" w:rsidR="000708C4" w:rsidRPr="000708C4" w:rsidRDefault="000708C4" w:rsidP="000708C4">
      <w:r w:rsidRPr="000708C4">
        <w:t xml:space="preserve">const </w:t>
      </w:r>
      <w:proofErr w:type="spellStart"/>
      <w:r w:rsidRPr="000708C4">
        <w:t>idToken</w:t>
      </w:r>
      <w:proofErr w:type="spellEnd"/>
      <w:r w:rsidRPr="000708C4">
        <w:t xml:space="preserve"> = await </w:t>
      </w:r>
      <w:proofErr w:type="spellStart"/>
      <w:r w:rsidRPr="000708C4">
        <w:t>firebaseUser.getIdToken</w:t>
      </w:r>
      <w:proofErr w:type="spellEnd"/>
      <w:r w:rsidRPr="000708C4">
        <w:t>();</w:t>
      </w:r>
    </w:p>
    <w:p w14:paraId="7E573184" w14:textId="77777777" w:rsidR="000708C4" w:rsidRPr="000708C4" w:rsidRDefault="000708C4" w:rsidP="000708C4">
      <w:proofErr w:type="spellStart"/>
      <w:proofErr w:type="gramStart"/>
      <w:r w:rsidRPr="000708C4">
        <w:t>document.cookie</w:t>
      </w:r>
      <w:proofErr w:type="spellEnd"/>
      <w:proofErr w:type="gramEnd"/>
      <w:r w:rsidRPr="000708C4">
        <w:t xml:space="preserve"> = `</w:t>
      </w:r>
      <w:proofErr w:type="spellStart"/>
      <w:r w:rsidRPr="000708C4">
        <w:t>omnia_session</w:t>
      </w:r>
      <w:proofErr w:type="spellEnd"/>
      <w:r w:rsidRPr="000708C4">
        <w:t>=${</w:t>
      </w:r>
      <w:proofErr w:type="spellStart"/>
      <w:r w:rsidRPr="000708C4">
        <w:t>idToken</w:t>
      </w:r>
      <w:proofErr w:type="spellEnd"/>
      <w:r w:rsidRPr="000708C4">
        <w:t xml:space="preserve">}; Path=/; </w:t>
      </w:r>
      <w:proofErr w:type="spellStart"/>
      <w:r w:rsidRPr="000708C4">
        <w:t>SameSite</w:t>
      </w:r>
      <w:proofErr w:type="spellEnd"/>
      <w:r w:rsidRPr="000708C4">
        <w:t>=Strict${secure}`;</w:t>
      </w:r>
    </w:p>
    <w:p w14:paraId="72139082" w14:textId="77777777" w:rsidR="000708C4" w:rsidRPr="000708C4" w:rsidRDefault="000708C4" w:rsidP="000708C4">
      <w:r w:rsidRPr="000708C4">
        <w:t xml:space="preserve">// In </w:t>
      </w:r>
      <w:proofErr w:type="spellStart"/>
      <w:r w:rsidRPr="000708C4">
        <w:t>middleware.ts</w:t>
      </w:r>
      <w:proofErr w:type="spellEnd"/>
      <w:r w:rsidRPr="000708C4">
        <w:t xml:space="preserve"> — verify it with the Firebase Admin SDK:</w:t>
      </w:r>
    </w:p>
    <w:p w14:paraId="739BB94B" w14:textId="77777777" w:rsidR="000708C4" w:rsidRPr="000708C4" w:rsidRDefault="000708C4" w:rsidP="000708C4">
      <w:r w:rsidRPr="000708C4">
        <w:t>// (Requires a custom verify endpoint, since Admin SDK doesn't run at Edge)</w:t>
      </w:r>
    </w:p>
    <w:p w14:paraId="38206C01" w14:textId="77777777" w:rsidR="000708C4" w:rsidRPr="000708C4" w:rsidRDefault="000708C4" w:rsidP="000708C4">
      <w:r w:rsidRPr="000708C4">
        <w:t>The currently deployed middleware provides only cosmetic protection and should not be relied upon as a real security gate.</w:t>
      </w:r>
    </w:p>
    <w:p w14:paraId="4EDC42A5" w14:textId="77777777" w:rsidR="000708C4" w:rsidRPr="000708C4" w:rsidRDefault="000708C4" w:rsidP="000708C4">
      <w:r w:rsidRPr="000708C4">
        <w:pict w14:anchorId="19683043">
          <v:rect id="_x0000_i1187" style="width:533pt;height:.75pt" o:hrpct="0" o:hralign="center" o:hrstd="t" o:hr="t" fillcolor="#a0a0a0" stroked="f"/>
        </w:pict>
      </w:r>
    </w:p>
    <w:p w14:paraId="72F59D70" w14:textId="77777777" w:rsidR="000708C4" w:rsidRPr="000708C4" w:rsidRDefault="000708C4" w:rsidP="000708C4">
      <w:r w:rsidRPr="000708C4">
        <w:t>[C4] </w:t>
      </w:r>
      <w:proofErr w:type="spellStart"/>
      <w:r w:rsidRPr="000708C4">
        <w:t>createBooking</w:t>
      </w:r>
      <w:proofErr w:type="spellEnd"/>
      <w:r w:rsidRPr="000708C4">
        <w:t> limit check is still not transactional</w:t>
      </w:r>
    </w:p>
    <w:p w14:paraId="53A5C84C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lib/services/</w:t>
      </w:r>
      <w:proofErr w:type="spellStart"/>
      <w:r w:rsidRPr="000708C4">
        <w:t>bookings.service.ts</w:t>
      </w:r>
      <w:proofErr w:type="spellEnd"/>
      <w:r w:rsidRPr="000708C4">
        <w:t> (lines 88–103)</w:t>
      </w:r>
    </w:p>
    <w:p w14:paraId="1A01FA22" w14:textId="77777777" w:rsidR="000708C4" w:rsidRPr="000708C4" w:rsidRDefault="000708C4" w:rsidP="000708C4">
      <w:r w:rsidRPr="000708C4">
        <w:rPr>
          <w:b/>
          <w:bCs/>
        </w:rPr>
        <w:t>Why dangerous:</w:t>
      </w:r>
      <w:r w:rsidRPr="000708C4">
        <w:br/>
      </w:r>
      <w:proofErr w:type="spellStart"/>
      <w:r w:rsidRPr="000708C4">
        <w:t>runTransaction</w:t>
      </w:r>
      <w:proofErr w:type="spellEnd"/>
      <w:r w:rsidRPr="000708C4">
        <w:t> and </w:t>
      </w:r>
      <w:proofErr w:type="spellStart"/>
      <w:r w:rsidRPr="000708C4">
        <w:t>firestoreDoc</w:t>
      </w:r>
      <w:proofErr w:type="spellEnd"/>
      <w:r w:rsidRPr="000708C4">
        <w:t xml:space="preserve"> are </w:t>
      </w:r>
      <w:proofErr w:type="spellStart"/>
      <w:r w:rsidRPr="000708C4">
        <w:t>destructured</w:t>
      </w:r>
      <w:proofErr w:type="spellEnd"/>
      <w:r w:rsidRPr="000708C4">
        <w:t xml:space="preserve"> at line 88 but never used. The per-package booking limit check is still:</w:t>
      </w:r>
    </w:p>
    <w:p w14:paraId="58E59AC1" w14:textId="77777777" w:rsidR="000708C4" w:rsidRPr="000708C4" w:rsidRDefault="000708C4" w:rsidP="000708C4">
      <w:pPr>
        <w:numPr>
          <w:ilvl w:val="0"/>
          <w:numId w:val="2"/>
        </w:numPr>
      </w:pPr>
      <w:proofErr w:type="spellStart"/>
      <w:r w:rsidRPr="000708C4">
        <w:lastRenderedPageBreak/>
        <w:t>getDocs</w:t>
      </w:r>
      <w:proofErr w:type="spellEnd"/>
      <w:r w:rsidRPr="000708C4">
        <w:t>(query(...)) — reads current count</w:t>
      </w:r>
    </w:p>
    <w:p w14:paraId="7B6EC4FD" w14:textId="77777777" w:rsidR="000708C4" w:rsidRPr="000708C4" w:rsidRDefault="000708C4" w:rsidP="000708C4">
      <w:pPr>
        <w:numPr>
          <w:ilvl w:val="0"/>
          <w:numId w:val="2"/>
        </w:numPr>
      </w:pPr>
      <w:r w:rsidRPr="000708C4">
        <w:t>if (count &gt;= 10) throw — checks in memory</w:t>
      </w:r>
    </w:p>
    <w:p w14:paraId="638806CF" w14:textId="77777777" w:rsidR="000708C4" w:rsidRPr="000708C4" w:rsidRDefault="000708C4" w:rsidP="000708C4">
      <w:pPr>
        <w:numPr>
          <w:ilvl w:val="0"/>
          <w:numId w:val="2"/>
        </w:numPr>
      </w:pPr>
      <w:proofErr w:type="spellStart"/>
      <w:r w:rsidRPr="000708C4">
        <w:t>addDoc</w:t>
      </w:r>
      <w:proofErr w:type="spellEnd"/>
      <w:r w:rsidRPr="000708C4">
        <w:t>(...) — writes new booking — </w:t>
      </w:r>
      <w:r w:rsidRPr="000708C4">
        <w:rPr>
          <w:b/>
          <w:bCs/>
        </w:rPr>
        <w:t>completely separate operation</w:t>
      </w:r>
    </w:p>
    <w:p w14:paraId="747A186D" w14:textId="77777777" w:rsidR="000708C4" w:rsidRPr="000708C4" w:rsidRDefault="000708C4" w:rsidP="000708C4">
      <w:r w:rsidRPr="000708C4">
        <w:t>Under 2+ concurrent requests (two browser tabs clicking Book simultaneously), both pass step 1 with count 9, and both write, resulting in 11 bookings.</w:t>
      </w:r>
    </w:p>
    <w:p w14:paraId="0B07F6A7" w14:textId="77777777" w:rsidR="000708C4" w:rsidRPr="000708C4" w:rsidRDefault="000708C4" w:rsidP="000708C4">
      <w:r w:rsidRPr="000708C4">
        <w:rPr>
          <w:b/>
          <w:bCs/>
        </w:rPr>
        <w:t>Fix (minimal):</w:t>
      </w:r>
    </w:p>
    <w:p w14:paraId="4B8E0B41" w14:textId="77777777" w:rsidR="000708C4" w:rsidRPr="000708C4" w:rsidRDefault="000708C4" w:rsidP="000708C4">
      <w:proofErr w:type="spellStart"/>
      <w:r w:rsidRPr="000708C4">
        <w:t>ts</w:t>
      </w:r>
      <w:proofErr w:type="spellEnd"/>
    </w:p>
    <w:p w14:paraId="2352AB5C" w14:textId="77777777" w:rsidR="000708C4" w:rsidRPr="000708C4" w:rsidRDefault="000708C4" w:rsidP="000708C4">
      <w:r w:rsidRPr="000708C4">
        <w:t xml:space="preserve">// Wrap the limit check and </w:t>
      </w:r>
      <w:proofErr w:type="spellStart"/>
      <w:r w:rsidRPr="000708C4">
        <w:t>addDoc</w:t>
      </w:r>
      <w:proofErr w:type="spellEnd"/>
      <w:r w:rsidRPr="000708C4">
        <w:t xml:space="preserve"> in a </w:t>
      </w:r>
      <w:proofErr w:type="spellStart"/>
      <w:r w:rsidRPr="000708C4">
        <w:t>Firestore</w:t>
      </w:r>
      <w:proofErr w:type="spellEnd"/>
      <w:r w:rsidRPr="000708C4">
        <w:t xml:space="preserve"> transaction.</w:t>
      </w:r>
    </w:p>
    <w:p w14:paraId="3584ADBB" w14:textId="77777777" w:rsidR="000708C4" w:rsidRPr="000708C4" w:rsidRDefault="000708C4" w:rsidP="000708C4">
      <w:r w:rsidRPr="000708C4">
        <w:t xml:space="preserve">// Client SDK </w:t>
      </w:r>
      <w:proofErr w:type="spellStart"/>
      <w:r w:rsidRPr="000708C4">
        <w:t>runTransaction</w:t>
      </w:r>
      <w:proofErr w:type="spellEnd"/>
      <w:r w:rsidRPr="000708C4">
        <w:t xml:space="preserve"> does support this pattern:</w:t>
      </w:r>
    </w:p>
    <w:p w14:paraId="3E09B973" w14:textId="77777777" w:rsidR="000708C4" w:rsidRPr="000708C4" w:rsidRDefault="000708C4" w:rsidP="000708C4">
      <w:r w:rsidRPr="000708C4">
        <w:t xml:space="preserve">await </w:t>
      </w:r>
      <w:proofErr w:type="spellStart"/>
      <w:proofErr w:type="gramStart"/>
      <w:r w:rsidRPr="000708C4">
        <w:t>runTransaction</w:t>
      </w:r>
      <w:proofErr w:type="spellEnd"/>
      <w:r w:rsidRPr="000708C4">
        <w:t>(</w:t>
      </w:r>
      <w:proofErr w:type="spellStart"/>
      <w:proofErr w:type="gramEnd"/>
      <w:r w:rsidRPr="000708C4">
        <w:t>db</w:t>
      </w:r>
      <w:proofErr w:type="spellEnd"/>
      <w:r w:rsidRPr="000708C4">
        <w:t>, async (</w:t>
      </w:r>
      <w:proofErr w:type="spellStart"/>
      <w:r w:rsidRPr="000708C4">
        <w:t>tx</w:t>
      </w:r>
      <w:proofErr w:type="spellEnd"/>
      <w:r w:rsidRPr="000708C4">
        <w:t>) =&gt; {</w:t>
      </w:r>
    </w:p>
    <w:p w14:paraId="161C3471" w14:textId="77777777" w:rsidR="000708C4" w:rsidRPr="000708C4" w:rsidRDefault="000708C4" w:rsidP="000708C4">
      <w:r w:rsidRPr="000708C4">
        <w:t xml:space="preserve">  const snap = await </w:t>
      </w:r>
      <w:proofErr w:type="spellStart"/>
      <w:proofErr w:type="gramStart"/>
      <w:r w:rsidRPr="000708C4">
        <w:t>getDocs</w:t>
      </w:r>
      <w:proofErr w:type="spellEnd"/>
      <w:r w:rsidRPr="000708C4">
        <w:t>(query(collection(</w:t>
      </w:r>
      <w:proofErr w:type="spellStart"/>
      <w:proofErr w:type="gramEnd"/>
      <w:r w:rsidRPr="000708C4">
        <w:t>db</w:t>
      </w:r>
      <w:proofErr w:type="spellEnd"/>
      <w:r w:rsidRPr="000708C4">
        <w:t>, 'bookings'),</w:t>
      </w:r>
    </w:p>
    <w:p w14:paraId="5314875A" w14:textId="77777777" w:rsidR="000708C4" w:rsidRPr="000708C4" w:rsidRDefault="000708C4" w:rsidP="000708C4">
      <w:r w:rsidRPr="000708C4">
        <w:t xml:space="preserve">    </w:t>
      </w:r>
      <w:proofErr w:type="gramStart"/>
      <w:r w:rsidRPr="000708C4">
        <w:t>where(</w:t>
      </w:r>
      <w:proofErr w:type="gramEnd"/>
      <w:r w:rsidRPr="000708C4">
        <w:t>'</w:t>
      </w:r>
      <w:proofErr w:type="spellStart"/>
      <w:r w:rsidRPr="000708C4">
        <w:t>userId</w:t>
      </w:r>
      <w:proofErr w:type="spellEnd"/>
      <w:r w:rsidRPr="000708C4">
        <w:t xml:space="preserve">', '==', </w:t>
      </w:r>
      <w:proofErr w:type="spellStart"/>
      <w:proofErr w:type="gramStart"/>
      <w:r w:rsidRPr="000708C4">
        <w:t>data.userId</w:t>
      </w:r>
      <w:proofErr w:type="spellEnd"/>
      <w:proofErr w:type="gramEnd"/>
      <w:r w:rsidRPr="000708C4">
        <w:t>),</w:t>
      </w:r>
    </w:p>
    <w:p w14:paraId="5599594B" w14:textId="77777777" w:rsidR="000708C4" w:rsidRPr="000708C4" w:rsidRDefault="000708C4" w:rsidP="000708C4">
      <w:r w:rsidRPr="000708C4">
        <w:t xml:space="preserve">    </w:t>
      </w:r>
      <w:proofErr w:type="gramStart"/>
      <w:r w:rsidRPr="000708C4">
        <w:t>where(</w:t>
      </w:r>
      <w:proofErr w:type="gramEnd"/>
      <w:r w:rsidRPr="000708C4">
        <w:t>'</w:t>
      </w:r>
      <w:proofErr w:type="spellStart"/>
      <w:r w:rsidRPr="000708C4">
        <w:t>packageId</w:t>
      </w:r>
      <w:proofErr w:type="spellEnd"/>
      <w:r w:rsidRPr="000708C4">
        <w:t xml:space="preserve">', '==', </w:t>
      </w:r>
      <w:proofErr w:type="spellStart"/>
      <w:proofErr w:type="gramStart"/>
      <w:r w:rsidRPr="000708C4">
        <w:t>data.packageId</w:t>
      </w:r>
      <w:proofErr w:type="spellEnd"/>
      <w:proofErr w:type="gramEnd"/>
      <w:r w:rsidRPr="000708C4">
        <w:t>)</w:t>
      </w:r>
    </w:p>
    <w:p w14:paraId="770364AA" w14:textId="77777777" w:rsidR="000708C4" w:rsidRPr="000708C4" w:rsidRDefault="000708C4" w:rsidP="000708C4">
      <w:r w:rsidRPr="000708C4">
        <w:t xml:space="preserve">  ));</w:t>
      </w:r>
    </w:p>
    <w:p w14:paraId="5839C677" w14:textId="77777777" w:rsidR="000708C4" w:rsidRPr="000708C4" w:rsidRDefault="000708C4" w:rsidP="000708C4">
      <w:r w:rsidRPr="000708C4">
        <w:t xml:space="preserve">  const active = </w:t>
      </w:r>
      <w:proofErr w:type="spellStart"/>
      <w:proofErr w:type="gramStart"/>
      <w:r w:rsidRPr="000708C4">
        <w:t>snap.docs</w:t>
      </w:r>
      <w:proofErr w:type="gramEnd"/>
      <w:r w:rsidRPr="000708C4">
        <w:t>.</w:t>
      </w:r>
      <w:proofErr w:type="gramStart"/>
      <w:r w:rsidRPr="000708C4">
        <w:t>filter</w:t>
      </w:r>
      <w:proofErr w:type="spellEnd"/>
      <w:r w:rsidRPr="000708C4">
        <w:t>(</w:t>
      </w:r>
      <w:proofErr w:type="gramEnd"/>
      <w:r w:rsidRPr="000708C4">
        <w:t xml:space="preserve">d =&gt; </w:t>
      </w:r>
      <w:proofErr w:type="spellStart"/>
      <w:r w:rsidRPr="000708C4">
        <w:t>d.</w:t>
      </w:r>
      <w:proofErr w:type="gramStart"/>
      <w:r w:rsidRPr="000708C4">
        <w:t>data</w:t>
      </w:r>
      <w:proofErr w:type="spellEnd"/>
      <w:r w:rsidRPr="000708C4">
        <w:t>().</w:t>
      </w:r>
      <w:proofErr w:type="spellStart"/>
      <w:r w:rsidRPr="000708C4">
        <w:t>bookingStatus</w:t>
      </w:r>
      <w:proofErr w:type="spellEnd"/>
      <w:r w:rsidRPr="000708C4">
        <w:t xml:space="preserve"> !=</w:t>
      </w:r>
      <w:proofErr w:type="gramEnd"/>
      <w:r w:rsidRPr="000708C4">
        <w:t>= 'cancelled');</w:t>
      </w:r>
    </w:p>
    <w:p w14:paraId="3B7FB50C" w14:textId="77777777" w:rsidR="000708C4" w:rsidRPr="000708C4" w:rsidRDefault="000708C4" w:rsidP="000708C4">
      <w:r w:rsidRPr="000708C4">
        <w:t xml:space="preserve">  if (</w:t>
      </w:r>
      <w:proofErr w:type="spellStart"/>
      <w:proofErr w:type="gramStart"/>
      <w:r w:rsidRPr="000708C4">
        <w:t>active.length</w:t>
      </w:r>
      <w:proofErr w:type="spellEnd"/>
      <w:proofErr w:type="gramEnd"/>
      <w:r w:rsidRPr="000708C4">
        <w:t xml:space="preserve"> &gt;= 10) throw new </w:t>
      </w:r>
      <w:proofErr w:type="gramStart"/>
      <w:r w:rsidRPr="000708C4">
        <w:t>Error(</w:t>
      </w:r>
      <w:proofErr w:type="gramEnd"/>
      <w:r w:rsidRPr="000708C4">
        <w:t>'Booking limit reached.');</w:t>
      </w:r>
    </w:p>
    <w:p w14:paraId="2D5163D4" w14:textId="77777777" w:rsidR="000708C4" w:rsidRPr="000708C4" w:rsidRDefault="000708C4" w:rsidP="000708C4">
      <w:r w:rsidRPr="000708C4">
        <w:t xml:space="preserve">  const ref = </w:t>
      </w:r>
      <w:proofErr w:type="spellStart"/>
      <w:proofErr w:type="gramStart"/>
      <w:r w:rsidRPr="000708C4">
        <w:t>firestoreDoc</w:t>
      </w:r>
      <w:proofErr w:type="spellEnd"/>
      <w:r w:rsidRPr="000708C4">
        <w:t>(collection(</w:t>
      </w:r>
      <w:proofErr w:type="spellStart"/>
      <w:proofErr w:type="gramEnd"/>
      <w:r w:rsidRPr="000708C4">
        <w:t>db</w:t>
      </w:r>
      <w:proofErr w:type="spellEnd"/>
      <w:r w:rsidRPr="000708C4">
        <w:t>, 'bookings'));</w:t>
      </w:r>
    </w:p>
    <w:p w14:paraId="266F8705" w14:textId="77777777" w:rsidR="000708C4" w:rsidRPr="000708C4" w:rsidRDefault="000708C4" w:rsidP="000708C4">
      <w:r w:rsidRPr="000708C4">
        <w:t xml:space="preserve">  </w:t>
      </w:r>
      <w:proofErr w:type="spellStart"/>
      <w:proofErr w:type="gramStart"/>
      <w:r w:rsidRPr="000708C4">
        <w:t>tx.set</w:t>
      </w:r>
      <w:proofErr w:type="spellEnd"/>
      <w:r w:rsidRPr="000708C4">
        <w:t>(</w:t>
      </w:r>
      <w:proofErr w:type="gramEnd"/>
      <w:r w:rsidRPr="000708C4">
        <w:t xml:space="preserve">ref, </w:t>
      </w:r>
      <w:proofErr w:type="spellStart"/>
      <w:r w:rsidRPr="000708C4">
        <w:t>bookingDoc</w:t>
      </w:r>
      <w:proofErr w:type="spellEnd"/>
      <w:r w:rsidRPr="000708C4">
        <w:t>);</w:t>
      </w:r>
    </w:p>
    <w:p w14:paraId="1F9B9DD7" w14:textId="77777777" w:rsidR="000708C4" w:rsidRPr="000708C4" w:rsidRDefault="000708C4" w:rsidP="000708C4">
      <w:r w:rsidRPr="000708C4">
        <w:t>});</w:t>
      </w:r>
    </w:p>
    <w:p w14:paraId="3002FE79" w14:textId="77777777" w:rsidR="000708C4" w:rsidRPr="000708C4" w:rsidRDefault="000708C4" w:rsidP="000708C4">
      <w:r w:rsidRPr="000708C4">
        <w:t>Note: </w:t>
      </w:r>
      <w:proofErr w:type="spellStart"/>
      <w:r w:rsidRPr="000708C4">
        <w:t>getDocs</w:t>
      </w:r>
      <w:proofErr w:type="spellEnd"/>
      <w:r w:rsidRPr="000708C4">
        <w:t> inside a </w:t>
      </w:r>
      <w:proofErr w:type="spellStart"/>
      <w:r w:rsidRPr="000708C4">
        <w:t>runTransaction</w:t>
      </w:r>
      <w:proofErr w:type="spellEnd"/>
      <w:r w:rsidRPr="000708C4">
        <w:t> must use </w:t>
      </w:r>
      <w:proofErr w:type="spellStart"/>
      <w:proofErr w:type="gramStart"/>
      <w:r w:rsidRPr="000708C4">
        <w:t>tx.get</w:t>
      </w:r>
      <w:proofErr w:type="spellEnd"/>
      <w:r w:rsidRPr="000708C4">
        <w:t>(</w:t>
      </w:r>
      <w:proofErr w:type="gramEnd"/>
      <w:r w:rsidRPr="000708C4">
        <w:t>) not </w:t>
      </w:r>
      <w:proofErr w:type="spellStart"/>
      <w:proofErr w:type="gramStart"/>
      <w:r w:rsidRPr="000708C4">
        <w:t>getDocs</w:t>
      </w:r>
      <w:proofErr w:type="spellEnd"/>
      <w:r w:rsidRPr="000708C4">
        <w:t>(</w:t>
      </w:r>
      <w:proofErr w:type="gramEnd"/>
      <w:r w:rsidRPr="000708C4">
        <w:t xml:space="preserve">) for the read to be part of the transaction. This may require restructuring to use document reads, not collection queries (which </w:t>
      </w:r>
      <w:proofErr w:type="spellStart"/>
      <w:r w:rsidRPr="000708C4">
        <w:t>Firestore</w:t>
      </w:r>
      <w:proofErr w:type="spellEnd"/>
      <w:r w:rsidRPr="000708C4">
        <w:t xml:space="preserve"> transactions don't support client-side). The safest alternative is to use a </w:t>
      </w:r>
      <w:proofErr w:type="spellStart"/>
      <w:r w:rsidRPr="000708C4">
        <w:t>Firestore</w:t>
      </w:r>
      <w:proofErr w:type="spellEnd"/>
      <w:r w:rsidRPr="000708C4">
        <w:t xml:space="preserve"> increment counter per </w:t>
      </w:r>
      <w:proofErr w:type="spellStart"/>
      <w:r w:rsidRPr="000708C4">
        <w:t>user+package</w:t>
      </w:r>
      <w:proofErr w:type="spellEnd"/>
      <w:r w:rsidRPr="000708C4">
        <w:t xml:space="preserve"> or move creation to a Cloud Function.</w:t>
      </w:r>
    </w:p>
    <w:p w14:paraId="7DE938BA" w14:textId="77777777" w:rsidR="000708C4" w:rsidRPr="000708C4" w:rsidRDefault="000708C4" w:rsidP="000708C4">
      <w:r w:rsidRPr="000708C4">
        <w:pict w14:anchorId="4D1036E2">
          <v:rect id="_x0000_i1188" style="width:533pt;height:.75pt" o:hrpct="0" o:hralign="center" o:hrstd="t" o:hr="t" fillcolor="#a0a0a0" stroked="f"/>
        </w:pict>
      </w:r>
    </w:p>
    <w:p w14:paraId="7732306D" w14:textId="77777777" w:rsidR="000708C4" w:rsidRPr="000708C4" w:rsidRDefault="000708C4" w:rsidP="000708C4">
      <w:pPr>
        <w:rPr>
          <w:b/>
          <w:bCs/>
        </w:rPr>
      </w:pPr>
      <w:r w:rsidRPr="000708C4">
        <w:rPr>
          <w:b/>
          <w:bCs/>
        </w:rPr>
        <w:t xml:space="preserve">4. MEDIUM RISKS </w:t>
      </w:r>
      <w:r w:rsidRPr="000708C4">
        <w:rPr>
          <w:rFonts w:ascii="Segoe UI Emoji" w:hAnsi="Segoe UI Emoji" w:cs="Segoe UI Emoji"/>
          <w:b/>
          <w:bCs/>
        </w:rPr>
        <w:t>🟡</w:t>
      </w:r>
    </w:p>
    <w:p w14:paraId="5B78C559" w14:textId="77777777" w:rsidR="000708C4" w:rsidRPr="000708C4" w:rsidRDefault="000708C4" w:rsidP="000708C4">
      <w:r w:rsidRPr="000708C4">
        <w:pict w14:anchorId="02164CF4">
          <v:rect id="_x0000_i1189" style="width:533pt;height:.75pt" o:hrpct="0" o:hralign="center" o:hrstd="t" o:hr="t" fillcolor="#a0a0a0" stroked="f"/>
        </w:pict>
      </w:r>
    </w:p>
    <w:p w14:paraId="4337DBFF" w14:textId="77777777" w:rsidR="000708C4" w:rsidRPr="000708C4" w:rsidRDefault="000708C4" w:rsidP="000708C4">
      <w:r w:rsidRPr="000708C4">
        <w:t>[M1] console.log still present in </w:t>
      </w:r>
      <w:proofErr w:type="spellStart"/>
      <w:r w:rsidRPr="000708C4">
        <w:t>awardBookingCoins</w:t>
      </w:r>
      <w:proofErr w:type="spellEnd"/>
      <w:r w:rsidRPr="000708C4">
        <w:t> (client path)</w:t>
      </w:r>
    </w:p>
    <w:p w14:paraId="50FF985B" w14:textId="77777777" w:rsidR="000708C4" w:rsidRPr="000708C4" w:rsidRDefault="000708C4" w:rsidP="000708C4">
      <w:r w:rsidRPr="000708C4">
        <w:rPr>
          <w:b/>
          <w:bCs/>
        </w:rPr>
        <w:lastRenderedPageBreak/>
        <w:t>File:</w:t>
      </w:r>
      <w:r w:rsidRPr="000708C4">
        <w:t> </w:t>
      </w:r>
      <w:proofErr w:type="spellStart"/>
      <w:proofErr w:type="gramStart"/>
      <w:r w:rsidRPr="000708C4">
        <w:t>loyalty.service</w:t>
      </w:r>
      <w:proofErr w:type="gramEnd"/>
      <w:r w:rsidRPr="000708C4">
        <w:t>.ts</w:t>
      </w:r>
      <w:proofErr w:type="spellEnd"/>
      <w:r w:rsidRPr="000708C4">
        <w:t> lines 392, 397, 401, 421</w:t>
      </w:r>
    </w:p>
    <w:p w14:paraId="7884C946" w14:textId="77777777" w:rsidR="000708C4" w:rsidRPr="000708C4" w:rsidRDefault="000708C4" w:rsidP="000708C4">
      <w:r w:rsidRPr="000708C4">
        <w:t>Lines 397 and 421 still use console.log (not logger.log), leaking booking value amounts and user data to the browser console in production. The logger migration was partially applied.</w:t>
      </w:r>
    </w:p>
    <w:p w14:paraId="192A8A0D" w14:textId="77777777" w:rsidR="000708C4" w:rsidRPr="000708C4" w:rsidRDefault="000708C4" w:rsidP="000708C4">
      <w:r w:rsidRPr="000708C4">
        <w:rPr>
          <w:b/>
          <w:bCs/>
        </w:rPr>
        <w:t>Fix:</w:t>
      </w:r>
      <w:r w:rsidRPr="000708C4">
        <w:t> Replace remaining console.log calls inside </w:t>
      </w:r>
      <w:proofErr w:type="spellStart"/>
      <w:r w:rsidRPr="000708C4">
        <w:t>awardBookingCoins</w:t>
      </w:r>
      <w:proofErr w:type="spellEnd"/>
      <w:r w:rsidRPr="000708C4">
        <w:t> with logger.log.</w:t>
      </w:r>
    </w:p>
    <w:p w14:paraId="0FFEE5E0" w14:textId="77777777" w:rsidR="000708C4" w:rsidRPr="000708C4" w:rsidRDefault="000708C4" w:rsidP="000708C4">
      <w:r w:rsidRPr="000708C4">
        <w:pict w14:anchorId="2C92DFBE">
          <v:rect id="_x0000_i1190" style="width:533pt;height:.75pt" o:hrpct="0" o:hralign="center" o:hrstd="t" o:hr="t" fillcolor="#a0a0a0" stroked="f"/>
        </w:pict>
      </w:r>
    </w:p>
    <w:p w14:paraId="40C56AFD" w14:textId="77777777" w:rsidR="000708C4" w:rsidRPr="000708C4" w:rsidRDefault="000708C4" w:rsidP="000708C4">
      <w:r w:rsidRPr="000708C4">
        <w:t>[M2] </w:t>
      </w:r>
      <w:proofErr w:type="spellStart"/>
      <w:r w:rsidRPr="000708C4">
        <w:t>runTransaction</w:t>
      </w:r>
      <w:proofErr w:type="spellEnd"/>
      <w:r w:rsidRPr="000708C4">
        <w:t xml:space="preserve"> / </w:t>
      </w:r>
      <w:proofErr w:type="spellStart"/>
      <w:r w:rsidRPr="000708C4">
        <w:t>firestoreDoc</w:t>
      </w:r>
      <w:proofErr w:type="spellEnd"/>
      <w:r w:rsidRPr="000708C4">
        <w:t> are imported but unused in </w:t>
      </w:r>
      <w:proofErr w:type="spellStart"/>
      <w:proofErr w:type="gramStart"/>
      <w:r w:rsidRPr="000708C4">
        <w:t>bookings.service</w:t>
      </w:r>
      <w:proofErr w:type="gramEnd"/>
      <w:r w:rsidRPr="000708C4">
        <w:t>.ts</w:t>
      </w:r>
      <w:proofErr w:type="spellEnd"/>
    </w:p>
    <w:p w14:paraId="70A6309E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lib/services/</w:t>
      </w:r>
      <w:proofErr w:type="spellStart"/>
      <w:r w:rsidRPr="000708C4">
        <w:t>bookings.service.ts</w:t>
      </w:r>
      <w:proofErr w:type="spellEnd"/>
      <w:r w:rsidRPr="000708C4">
        <w:t> line 88</w:t>
      </w:r>
    </w:p>
    <w:p w14:paraId="32A40CE5" w14:textId="77777777" w:rsidR="000708C4" w:rsidRPr="000708C4" w:rsidRDefault="000708C4" w:rsidP="000708C4">
      <w:proofErr w:type="spellStart"/>
      <w:r w:rsidRPr="000708C4">
        <w:t>ts</w:t>
      </w:r>
      <w:proofErr w:type="spellEnd"/>
    </w:p>
    <w:p w14:paraId="5A8F6B75" w14:textId="77777777" w:rsidR="000708C4" w:rsidRPr="000708C4" w:rsidRDefault="000708C4" w:rsidP="000708C4">
      <w:r w:rsidRPr="000708C4">
        <w:t xml:space="preserve">const </w:t>
      </w:r>
      <w:proofErr w:type="gramStart"/>
      <w:r w:rsidRPr="000708C4">
        <w:t>{ query</w:t>
      </w:r>
      <w:proofErr w:type="gramEnd"/>
      <w:r w:rsidRPr="000708C4">
        <w:t xml:space="preserve">, where, </w:t>
      </w:r>
      <w:proofErr w:type="spellStart"/>
      <w:r w:rsidRPr="000708C4">
        <w:t>getDocs</w:t>
      </w:r>
      <w:proofErr w:type="spellEnd"/>
      <w:r w:rsidRPr="000708C4">
        <w:t xml:space="preserve">, </w:t>
      </w:r>
      <w:proofErr w:type="spellStart"/>
      <w:r w:rsidRPr="000708C4">
        <w:t>runTransaction</w:t>
      </w:r>
      <w:proofErr w:type="spellEnd"/>
      <w:r w:rsidRPr="000708C4">
        <w:t xml:space="preserve">, doc: </w:t>
      </w:r>
      <w:proofErr w:type="spellStart"/>
      <w:proofErr w:type="gramStart"/>
      <w:r w:rsidRPr="000708C4">
        <w:t>firestoreDoc</w:t>
      </w:r>
      <w:proofErr w:type="spellEnd"/>
      <w:r w:rsidRPr="000708C4">
        <w:t xml:space="preserve"> }</w:t>
      </w:r>
      <w:proofErr w:type="gramEnd"/>
      <w:r w:rsidRPr="000708C4">
        <w:t xml:space="preserve"> = </w:t>
      </w:r>
      <w:proofErr w:type="spellStart"/>
      <w:proofErr w:type="gramStart"/>
      <w:r w:rsidRPr="000708C4">
        <w:t>modules.firestore</w:t>
      </w:r>
      <w:proofErr w:type="spellEnd"/>
      <w:proofErr w:type="gramEnd"/>
      <w:r w:rsidRPr="000708C4">
        <w:t>;</w:t>
      </w:r>
    </w:p>
    <w:p w14:paraId="4B1A3F2B" w14:textId="77777777" w:rsidR="000708C4" w:rsidRPr="000708C4" w:rsidRDefault="000708C4" w:rsidP="000708C4">
      <w:proofErr w:type="spellStart"/>
      <w:r w:rsidRPr="000708C4">
        <w:t>runTransaction</w:t>
      </w:r>
      <w:proofErr w:type="spellEnd"/>
      <w:r w:rsidRPr="000708C4">
        <w:t> and </w:t>
      </w:r>
      <w:proofErr w:type="spellStart"/>
      <w:r w:rsidRPr="000708C4">
        <w:t>firestoreDoc</w:t>
      </w:r>
      <w:proofErr w:type="spellEnd"/>
      <w:r w:rsidRPr="000708C4">
        <w:t xml:space="preserve"> are </w:t>
      </w:r>
      <w:proofErr w:type="spellStart"/>
      <w:r w:rsidRPr="000708C4">
        <w:t>destructured</w:t>
      </w:r>
      <w:proofErr w:type="spellEnd"/>
      <w:r w:rsidRPr="000708C4">
        <w:t xml:space="preserve"> but never called (fix for C4 was documented but not implemented). This creates false confidence that the limit check is wrapped in a transaction.</w:t>
      </w:r>
    </w:p>
    <w:p w14:paraId="48F64264" w14:textId="77777777" w:rsidR="000708C4" w:rsidRPr="000708C4" w:rsidRDefault="000708C4" w:rsidP="000708C4">
      <w:r w:rsidRPr="000708C4">
        <w:pict w14:anchorId="199E5139">
          <v:rect id="_x0000_i1191" style="width:533pt;height:.75pt" o:hrpct="0" o:hralign="center" o:hrstd="t" o:hr="t" fillcolor="#a0a0a0" stroked="f"/>
        </w:pict>
      </w:r>
    </w:p>
    <w:p w14:paraId="2A5DD424" w14:textId="77777777" w:rsidR="000708C4" w:rsidRPr="000708C4" w:rsidRDefault="000708C4" w:rsidP="000708C4">
      <w:r w:rsidRPr="000708C4">
        <w:t>[M3] </w:t>
      </w:r>
      <w:proofErr w:type="spellStart"/>
      <w:r w:rsidRPr="000708C4">
        <w:t>referredBy</w:t>
      </w:r>
      <w:proofErr w:type="spellEnd"/>
      <w:r w:rsidRPr="000708C4">
        <w:t> field is checked on the booking doc, then on the user doc — logic is inconsistent</w:t>
      </w:r>
    </w:p>
    <w:p w14:paraId="6CA02C70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app/</w:t>
      </w:r>
      <w:proofErr w:type="spellStart"/>
      <w:r w:rsidRPr="000708C4">
        <w:t>api</w:t>
      </w:r>
      <w:proofErr w:type="spellEnd"/>
      <w:r w:rsidRPr="000708C4">
        <w:t>/verify-payment/</w:t>
      </w:r>
      <w:proofErr w:type="spellStart"/>
      <w:r w:rsidRPr="000708C4">
        <w:t>route.ts</w:t>
      </w:r>
      <w:proofErr w:type="spellEnd"/>
      <w:r w:rsidRPr="000708C4">
        <w:t> (lines 152–173)</w:t>
      </w:r>
    </w:p>
    <w:p w14:paraId="57D5A9D7" w14:textId="77777777" w:rsidR="000708C4" w:rsidRPr="000708C4" w:rsidRDefault="000708C4" w:rsidP="000708C4">
      <w:r w:rsidRPr="000708C4">
        <w:t>The route first checks </w:t>
      </w:r>
      <w:proofErr w:type="spellStart"/>
      <w:proofErr w:type="gramStart"/>
      <w:r w:rsidRPr="000708C4">
        <w:t>booking.referredBy</w:t>
      </w:r>
      <w:proofErr w:type="spellEnd"/>
      <w:proofErr w:type="gramEnd"/>
      <w:r w:rsidRPr="000708C4">
        <w:t>, and if empty, falls back to </w:t>
      </w:r>
      <w:proofErr w:type="spellStart"/>
      <w:proofErr w:type="gramStart"/>
      <w:r w:rsidRPr="000708C4">
        <w:t>user.referredBy</w:t>
      </w:r>
      <w:proofErr w:type="spellEnd"/>
      <w:proofErr w:type="gramEnd"/>
      <w:r w:rsidRPr="000708C4">
        <w:t>. But </w:t>
      </w:r>
      <w:proofErr w:type="spellStart"/>
      <w:r w:rsidRPr="000708C4">
        <w:t>createBooking</w:t>
      </w:r>
      <w:proofErr w:type="spellEnd"/>
      <w:r w:rsidRPr="000708C4">
        <w:t> never writes </w:t>
      </w:r>
      <w:proofErr w:type="spellStart"/>
      <w:r w:rsidRPr="000708C4">
        <w:t>referredBy</w:t>
      </w:r>
      <w:proofErr w:type="spellEnd"/>
      <w:r w:rsidRPr="000708C4">
        <w:t> to the booking document. The booking doc has no </w:t>
      </w:r>
      <w:proofErr w:type="spellStart"/>
      <w:r w:rsidRPr="000708C4">
        <w:t>referredBy</w:t>
      </w:r>
      <w:proofErr w:type="spellEnd"/>
      <w:r w:rsidRPr="000708C4">
        <w:t xml:space="preserve"> field. </w:t>
      </w:r>
      <w:proofErr w:type="gramStart"/>
      <w:r w:rsidRPr="000708C4">
        <w:t>So</w:t>
      </w:r>
      <w:proofErr w:type="gramEnd"/>
      <w:r w:rsidRPr="000708C4">
        <w:t xml:space="preserve"> the first check always passes (empty string), and the fallback to the user doc always runs. The comment // Check the user doc for </w:t>
      </w:r>
      <w:proofErr w:type="spellStart"/>
      <w:r w:rsidRPr="000708C4">
        <w:t>referredBy</w:t>
      </w:r>
      <w:proofErr w:type="spellEnd"/>
      <w:r w:rsidRPr="000708C4">
        <w:t xml:space="preserve"> field reveals this, but the dead first branch adds confusion and an extra </w:t>
      </w:r>
      <w:proofErr w:type="spellStart"/>
      <w:r w:rsidRPr="000708C4">
        <w:t>Firestore</w:t>
      </w:r>
      <w:proofErr w:type="spellEnd"/>
      <w:r w:rsidRPr="000708C4">
        <w:t xml:space="preserve"> read.</w:t>
      </w:r>
    </w:p>
    <w:p w14:paraId="3AE17F56" w14:textId="77777777" w:rsidR="000708C4" w:rsidRPr="000708C4" w:rsidRDefault="000708C4" w:rsidP="000708C4">
      <w:r w:rsidRPr="000708C4">
        <w:rPr>
          <w:b/>
          <w:bCs/>
        </w:rPr>
        <w:t>Fix:</w:t>
      </w:r>
      <w:r w:rsidRPr="000708C4">
        <w:t> Remove the dead branch. Always read </w:t>
      </w:r>
      <w:proofErr w:type="spellStart"/>
      <w:r w:rsidRPr="000708C4">
        <w:t>referredBy</w:t>
      </w:r>
      <w:proofErr w:type="spellEnd"/>
      <w:r w:rsidRPr="000708C4">
        <w:t> from the user doc directly.</w:t>
      </w:r>
    </w:p>
    <w:p w14:paraId="77DEE519" w14:textId="77777777" w:rsidR="000708C4" w:rsidRPr="000708C4" w:rsidRDefault="000708C4" w:rsidP="000708C4">
      <w:r w:rsidRPr="000708C4">
        <w:pict w14:anchorId="699EAFFA">
          <v:rect id="_x0000_i1192" style="width:533pt;height:.75pt" o:hrpct="0" o:hralign="center" o:hrstd="t" o:hr="t" fillcolor="#a0a0a0" stroked="f"/>
        </w:pict>
      </w:r>
    </w:p>
    <w:p w14:paraId="3D07EEA3" w14:textId="77777777" w:rsidR="000708C4" w:rsidRPr="000708C4" w:rsidRDefault="000708C4" w:rsidP="000708C4">
      <w:r w:rsidRPr="000708C4">
        <w:t>[M4] </w:t>
      </w:r>
      <w:proofErr w:type="spellStart"/>
      <w:r w:rsidRPr="000708C4">
        <w:t>userId</w:t>
      </w:r>
      <w:proofErr w:type="spellEnd"/>
      <w:r w:rsidRPr="000708C4">
        <w:t xml:space="preserve"> on the booking is trust-read from </w:t>
      </w:r>
      <w:proofErr w:type="spellStart"/>
      <w:r w:rsidRPr="000708C4">
        <w:t>Firestore</w:t>
      </w:r>
      <w:proofErr w:type="spellEnd"/>
      <w:r w:rsidRPr="000708C4">
        <w:t xml:space="preserve"> without re-verifying against the auth context</w:t>
      </w:r>
    </w:p>
    <w:p w14:paraId="745AB51C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app/</w:t>
      </w:r>
      <w:proofErr w:type="spellStart"/>
      <w:r w:rsidRPr="000708C4">
        <w:t>api</w:t>
      </w:r>
      <w:proofErr w:type="spellEnd"/>
      <w:r w:rsidRPr="000708C4">
        <w:t>/verify-payment/</w:t>
      </w:r>
      <w:proofErr w:type="spellStart"/>
      <w:r w:rsidRPr="000708C4">
        <w:t>route.ts</w:t>
      </w:r>
      <w:proofErr w:type="spellEnd"/>
      <w:r w:rsidRPr="000708C4">
        <w:t> (line 156, 162, etc.)</w:t>
      </w:r>
    </w:p>
    <w:p w14:paraId="56E2E177" w14:textId="77777777" w:rsidR="000708C4" w:rsidRPr="000708C4" w:rsidRDefault="000708C4" w:rsidP="000708C4">
      <w:r w:rsidRPr="000708C4">
        <w:t>The route awards referral coins to </w:t>
      </w:r>
      <w:proofErr w:type="spellStart"/>
      <w:proofErr w:type="gramStart"/>
      <w:r w:rsidRPr="000708C4">
        <w:t>booking.userId</w:t>
      </w:r>
      <w:proofErr w:type="spellEnd"/>
      <w:proofErr w:type="gramEnd"/>
      <w:r w:rsidRPr="000708C4">
        <w:t> and then looks up </w:t>
      </w:r>
      <w:proofErr w:type="spellStart"/>
      <w:proofErr w:type="gramStart"/>
      <w:r w:rsidRPr="000708C4">
        <w:t>user.referredBy</w:t>
      </w:r>
      <w:proofErr w:type="spellEnd"/>
      <w:proofErr w:type="gramEnd"/>
      <w:r w:rsidRPr="000708C4">
        <w:t>. It never verifies that </w:t>
      </w:r>
      <w:proofErr w:type="spellStart"/>
      <w:proofErr w:type="gramStart"/>
      <w:r w:rsidRPr="000708C4">
        <w:t>booking.userId</w:t>
      </w:r>
      <w:proofErr w:type="spellEnd"/>
      <w:proofErr w:type="gramEnd"/>
      <w:r w:rsidRPr="000708C4">
        <w:t> is a real user or that it hasn't been tampered with. Since the booking is written from the client with </w:t>
      </w:r>
      <w:proofErr w:type="spellStart"/>
      <w:r w:rsidRPr="000708C4">
        <w:t>userId</w:t>
      </w:r>
      <w:proofErr w:type="spellEnd"/>
      <w:r w:rsidRPr="000708C4">
        <w:t xml:space="preserve">: user.id and the </w:t>
      </w:r>
      <w:proofErr w:type="spellStart"/>
      <w:r w:rsidRPr="000708C4">
        <w:t>Firestore</w:t>
      </w:r>
      <w:proofErr w:type="spellEnd"/>
      <w:r w:rsidRPr="000708C4">
        <w:t xml:space="preserve"> rule validates </w:t>
      </w:r>
      <w:proofErr w:type="spellStart"/>
      <w:r w:rsidRPr="000708C4">
        <w:t>userId</w:t>
      </w:r>
      <w:proofErr w:type="spellEnd"/>
      <w:r w:rsidRPr="000708C4">
        <w:t xml:space="preserve"> == </w:t>
      </w:r>
      <w:proofErr w:type="spellStart"/>
      <w:r w:rsidRPr="000708C4">
        <w:t>request.auth.uid</w:t>
      </w:r>
      <w:proofErr w:type="spellEnd"/>
      <w:r w:rsidRPr="000708C4">
        <w:t> on create, this is acceptable — but worth noting as a trust chain dependency.</w:t>
      </w:r>
    </w:p>
    <w:p w14:paraId="58F07A74" w14:textId="77777777" w:rsidR="000708C4" w:rsidRPr="000708C4" w:rsidRDefault="000708C4" w:rsidP="000708C4">
      <w:r w:rsidRPr="000708C4">
        <w:lastRenderedPageBreak/>
        <w:pict w14:anchorId="07D1F379">
          <v:rect id="_x0000_i1193" style="width:533pt;height:.75pt" o:hrpct="0" o:hralign="center" o:hrstd="t" o:hr="t" fillcolor="#a0a0a0" stroked="f"/>
        </w:pict>
      </w:r>
    </w:p>
    <w:p w14:paraId="1C96A762" w14:textId="77777777" w:rsidR="000708C4" w:rsidRPr="000708C4" w:rsidRDefault="000708C4" w:rsidP="000708C4">
      <w:r w:rsidRPr="000708C4">
        <w:t>[M5] </w:t>
      </w:r>
      <w:proofErr w:type="spellStart"/>
      <w:r w:rsidRPr="000708C4">
        <w:t>awardReferralCoinsAdmin</w:t>
      </w:r>
      <w:proofErr w:type="spellEnd"/>
      <w:r w:rsidRPr="000708C4">
        <w:t> may award referral coins multiple times if the same booking is processed again</w:t>
      </w:r>
    </w:p>
    <w:p w14:paraId="5AA01C03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lib/services/</w:t>
      </w:r>
      <w:proofErr w:type="spellStart"/>
      <w:r w:rsidRPr="000708C4">
        <w:t>loyalty.admin.ts</w:t>
      </w:r>
      <w:proofErr w:type="spellEnd"/>
      <w:r w:rsidRPr="000708C4">
        <w:t> (lines 105–155)</w:t>
      </w:r>
    </w:p>
    <w:p w14:paraId="4B5F8EE2" w14:textId="77777777" w:rsidR="000708C4" w:rsidRPr="000708C4" w:rsidRDefault="000708C4" w:rsidP="000708C4">
      <w:r w:rsidRPr="000708C4">
        <w:t>The idempotency key is </w:t>
      </w:r>
      <w:proofErr w:type="spellStart"/>
      <w:r w:rsidRPr="000708C4">
        <w:t>referrerId_referredUserId_bookingId</w:t>
      </w:r>
      <w:proofErr w:type="spellEnd"/>
      <w:r w:rsidRPr="000708C4">
        <w:t> and is checked via </w:t>
      </w:r>
      <w:proofErr w:type="spellStart"/>
      <w:proofErr w:type="gramStart"/>
      <w:r w:rsidRPr="000708C4">
        <w:t>referralRef.get</w:t>
      </w:r>
      <w:proofErr w:type="spellEnd"/>
      <w:r w:rsidRPr="000708C4">
        <w:t>(</w:t>
      </w:r>
      <w:proofErr w:type="gramEnd"/>
      <w:r w:rsidRPr="000708C4">
        <w:t>). However, the check-then-write is not atomic — it's a read followed by a separate batch write. Two concurrent verify-payment calls for the same booking could both pass the idempotency check before either writes the referral document.</w:t>
      </w:r>
    </w:p>
    <w:p w14:paraId="2BF94E3E" w14:textId="77777777" w:rsidR="000708C4" w:rsidRPr="000708C4" w:rsidRDefault="000708C4" w:rsidP="000708C4">
      <w:r w:rsidRPr="000708C4">
        <w:rPr>
          <w:b/>
          <w:bCs/>
        </w:rPr>
        <w:t>Fix:</w:t>
      </w:r>
      <w:r w:rsidRPr="000708C4">
        <w:t> Use </w:t>
      </w:r>
      <w:proofErr w:type="spellStart"/>
      <w:proofErr w:type="gramStart"/>
      <w:r w:rsidRPr="000708C4">
        <w:t>db.runTransaction</w:t>
      </w:r>
      <w:proofErr w:type="spellEnd"/>
      <w:proofErr w:type="gramEnd"/>
      <w:r w:rsidRPr="000708C4">
        <w:t>() instead of </w:t>
      </w:r>
      <w:proofErr w:type="spellStart"/>
      <w:proofErr w:type="gramStart"/>
      <w:r w:rsidRPr="000708C4">
        <w:t>db.batch</w:t>
      </w:r>
      <w:proofErr w:type="spellEnd"/>
      <w:proofErr w:type="gramEnd"/>
      <w:r w:rsidRPr="000708C4">
        <w:t>() for the referral award, with the idempotency read inside the transaction.</w:t>
      </w:r>
    </w:p>
    <w:p w14:paraId="163B67B5" w14:textId="77777777" w:rsidR="000708C4" w:rsidRPr="000708C4" w:rsidRDefault="000708C4" w:rsidP="000708C4">
      <w:r w:rsidRPr="000708C4">
        <w:pict w14:anchorId="1C7620C8">
          <v:rect id="_x0000_i1194" style="width:533pt;height:.75pt" o:hrpct="0" o:hralign="center" o:hrstd="t" o:hr="t" fillcolor="#a0a0a0" stroked="f"/>
        </w:pict>
      </w:r>
    </w:p>
    <w:p w14:paraId="000653AA" w14:textId="77777777" w:rsidR="000708C4" w:rsidRPr="000708C4" w:rsidRDefault="000708C4" w:rsidP="000708C4">
      <w:r w:rsidRPr="000708C4">
        <w:t>[M6] The </w:t>
      </w:r>
      <w:proofErr w:type="spellStart"/>
      <w:r w:rsidRPr="000708C4">
        <w:t>omnia_session</w:t>
      </w:r>
      <w:proofErr w:type="spellEnd"/>
      <w:r w:rsidRPr="000708C4">
        <w:t> cookie </w:t>
      </w:r>
      <w:proofErr w:type="spellStart"/>
      <w:r w:rsidRPr="000708C4">
        <w:t>SameSite</w:t>
      </w:r>
      <w:proofErr w:type="spellEnd"/>
      <w:r w:rsidRPr="000708C4">
        <w:t>=Strict blocks Chapa's redirect</w:t>
      </w:r>
    </w:p>
    <w:p w14:paraId="0DC44A1F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</w:t>
      </w:r>
      <w:proofErr w:type="spellStart"/>
      <w:r w:rsidRPr="000708C4">
        <w:t>middleware.ts</w:t>
      </w:r>
      <w:proofErr w:type="spellEnd"/>
      <w:r w:rsidRPr="000708C4">
        <w:t>, components/auth-</w:t>
      </w:r>
      <w:proofErr w:type="spellStart"/>
      <w:r w:rsidRPr="000708C4">
        <w:t>provider.tsx</w:t>
      </w:r>
      <w:proofErr w:type="spellEnd"/>
    </w:p>
    <w:p w14:paraId="3E5C44EE" w14:textId="77777777" w:rsidR="000708C4" w:rsidRPr="000708C4" w:rsidRDefault="000708C4" w:rsidP="000708C4">
      <w:r w:rsidRPr="000708C4">
        <w:t>Chapa redirects from chapa.co back to /</w:t>
      </w:r>
      <w:proofErr w:type="spellStart"/>
      <w:r w:rsidRPr="000708C4">
        <w:t>api</w:t>
      </w:r>
      <w:proofErr w:type="spellEnd"/>
      <w:r w:rsidRPr="000708C4">
        <w:t>/verify-payment. If the user had the </w:t>
      </w:r>
      <w:proofErr w:type="spellStart"/>
      <w:r w:rsidRPr="000708C4">
        <w:t>omnia_session</w:t>
      </w:r>
      <w:proofErr w:type="spellEnd"/>
      <w:r w:rsidRPr="000708C4">
        <w:t> cookie, this cross-origin redirect will NOT send it due to </w:t>
      </w:r>
      <w:proofErr w:type="spellStart"/>
      <w:r w:rsidRPr="000708C4">
        <w:t>SameSite</w:t>
      </w:r>
      <w:proofErr w:type="spellEnd"/>
      <w:r w:rsidRPr="000708C4">
        <w:t>=Strict. This only affects admin users who use Chapa — unlikely in practice, but a logical flaw in the design.</w:t>
      </w:r>
    </w:p>
    <w:p w14:paraId="74CD3265" w14:textId="77777777" w:rsidR="000708C4" w:rsidRPr="000708C4" w:rsidRDefault="000708C4" w:rsidP="000708C4">
      <w:r w:rsidRPr="000708C4">
        <w:t>verify-payment is an API route, not under /admin, so the middleware matcher won't apply here. This is not a real issue for the current matcher config, but it would become one if the middleware scope were expanded.</w:t>
      </w:r>
    </w:p>
    <w:p w14:paraId="7F1355CF" w14:textId="77777777" w:rsidR="000708C4" w:rsidRPr="000708C4" w:rsidRDefault="000708C4" w:rsidP="000708C4">
      <w:r w:rsidRPr="000708C4">
        <w:pict w14:anchorId="7AD4587E">
          <v:rect id="_x0000_i1195" style="width:533pt;height:.75pt" o:hrpct="0" o:hralign="center" o:hrstd="t" o:hr="t" fillcolor="#a0a0a0" stroked="f"/>
        </w:pict>
      </w:r>
    </w:p>
    <w:p w14:paraId="23CFCFA0" w14:textId="77777777" w:rsidR="000708C4" w:rsidRPr="000708C4" w:rsidRDefault="000708C4" w:rsidP="000708C4">
      <w:r w:rsidRPr="000708C4">
        <w:t>[M7] Admin </w:t>
      </w:r>
      <w:proofErr w:type="spellStart"/>
      <w:r w:rsidRPr="000708C4">
        <w:t>loyaltyTransactions</w:t>
      </w:r>
      <w:proofErr w:type="spellEnd"/>
      <w:r w:rsidRPr="000708C4">
        <w:t> and rewards read rules differ — inconsistency</w:t>
      </w:r>
    </w:p>
    <w:p w14:paraId="765CF67A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</w:t>
      </w:r>
      <w:proofErr w:type="spellStart"/>
      <w:r w:rsidRPr="000708C4">
        <w:t>firestore.rules</w:t>
      </w:r>
      <w:proofErr w:type="spellEnd"/>
      <w:r w:rsidRPr="000708C4">
        <w:t> (lines 155–168)</w:t>
      </w:r>
    </w:p>
    <w:p w14:paraId="67689FDA" w14:textId="77777777" w:rsidR="000708C4" w:rsidRPr="000708C4" w:rsidRDefault="000708C4" w:rsidP="000708C4">
      <w:proofErr w:type="spellStart"/>
      <w:r w:rsidRPr="000708C4">
        <w:t>loyaltyTransactions</w:t>
      </w:r>
      <w:proofErr w:type="spellEnd"/>
      <w:r w:rsidRPr="000708C4">
        <w:t> allows user reads: </w:t>
      </w:r>
      <w:proofErr w:type="spellStart"/>
      <w:r w:rsidRPr="000708C4">
        <w:t>request.auth.uid</w:t>
      </w:r>
      <w:proofErr w:type="spellEnd"/>
      <w:r w:rsidRPr="000708C4">
        <w:t xml:space="preserve"> == </w:t>
      </w:r>
      <w:proofErr w:type="spellStart"/>
      <w:r w:rsidRPr="000708C4">
        <w:t>resource.</w:t>
      </w:r>
      <w:proofErr w:type="gramStart"/>
      <w:r w:rsidRPr="000708C4">
        <w:t>data.userId</w:t>
      </w:r>
      <w:proofErr w:type="spellEnd"/>
      <w:proofErr w:type="gramEnd"/>
      <w:r w:rsidRPr="000708C4">
        <w:t xml:space="preserve">. But rewards (the legacy collection) only </w:t>
      </w:r>
      <w:proofErr w:type="gramStart"/>
      <w:r w:rsidRPr="000708C4">
        <w:t>allows</w:t>
      </w:r>
      <w:proofErr w:type="gramEnd"/>
      <w:r w:rsidRPr="000708C4">
        <w:t xml:space="preserve"> admin reads. If the app UI reads from </w:t>
      </w:r>
      <w:proofErr w:type="spellStart"/>
      <w:r w:rsidRPr="000708C4">
        <w:t>loyaltyTransactions</w:t>
      </w:r>
      <w:proofErr w:type="spellEnd"/>
      <w:r w:rsidRPr="000708C4">
        <w:t> for the user dashboard but falls back to rewards, one of these will fail with permission-denied depending on the collection used.</w:t>
      </w:r>
    </w:p>
    <w:p w14:paraId="33C96003" w14:textId="77777777" w:rsidR="000708C4" w:rsidRPr="000708C4" w:rsidRDefault="000708C4" w:rsidP="000708C4">
      <w:r w:rsidRPr="000708C4">
        <w:pict w14:anchorId="3F53D0AF">
          <v:rect id="_x0000_i1196" style="width:533pt;height:.75pt" o:hrpct="0" o:hralign="center" o:hrstd="t" o:hr="t" fillcolor="#a0a0a0" stroked="f"/>
        </w:pict>
      </w:r>
    </w:p>
    <w:p w14:paraId="4F75298E" w14:textId="77777777" w:rsidR="000708C4" w:rsidRPr="000708C4" w:rsidRDefault="000708C4" w:rsidP="000708C4">
      <w:r w:rsidRPr="000708C4">
        <w:t>[M8] pkg object is cast with (pkg as any) — no schema validation</w:t>
      </w:r>
    </w:p>
    <w:p w14:paraId="5CC81DF3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lib/services/</w:t>
      </w:r>
      <w:proofErr w:type="spellStart"/>
      <w:r w:rsidRPr="000708C4">
        <w:t>bookings.service.ts</w:t>
      </w:r>
      <w:proofErr w:type="spellEnd"/>
      <w:r w:rsidRPr="000708C4">
        <w:t> (lines 137–139)</w:t>
      </w:r>
    </w:p>
    <w:p w14:paraId="0431ECAA" w14:textId="77777777" w:rsidR="000708C4" w:rsidRPr="000708C4" w:rsidRDefault="000708C4" w:rsidP="000708C4">
      <w:proofErr w:type="spellStart"/>
      <w:r w:rsidRPr="000708C4">
        <w:t>ts</w:t>
      </w:r>
      <w:proofErr w:type="spellEnd"/>
    </w:p>
    <w:p w14:paraId="0A50F321" w14:textId="77777777" w:rsidR="000708C4" w:rsidRPr="000708C4" w:rsidRDefault="000708C4" w:rsidP="000708C4">
      <w:r w:rsidRPr="000708C4">
        <w:lastRenderedPageBreak/>
        <w:t>(pkg as any</w:t>
      </w:r>
      <w:proofErr w:type="gramStart"/>
      <w:r w:rsidRPr="000708C4">
        <w:t>).</w:t>
      </w:r>
      <w:proofErr w:type="spellStart"/>
      <w:r w:rsidRPr="000708C4">
        <w:t>sharingPrice</w:t>
      </w:r>
      <w:proofErr w:type="spellEnd"/>
      <w:proofErr w:type="gramEnd"/>
      <w:r w:rsidRPr="000708C4">
        <w:t xml:space="preserve"> ?? (pkg as any</w:t>
      </w:r>
      <w:proofErr w:type="gramStart"/>
      <w:r w:rsidRPr="000708C4">
        <w:t>).</w:t>
      </w:r>
      <w:proofErr w:type="spellStart"/>
      <w:r w:rsidRPr="000708C4">
        <w:t>pricePerPerson</w:t>
      </w:r>
      <w:proofErr w:type="spellEnd"/>
      <w:proofErr w:type="gramEnd"/>
      <w:r w:rsidRPr="000708C4">
        <w:t xml:space="preserve"> ?? </w:t>
      </w:r>
      <w:proofErr w:type="spellStart"/>
      <w:proofErr w:type="gramStart"/>
      <w:r w:rsidRPr="000708C4">
        <w:t>data.pricePerPerson</w:t>
      </w:r>
      <w:proofErr w:type="spellEnd"/>
      <w:proofErr w:type="gramEnd"/>
    </w:p>
    <w:p w14:paraId="5E8BE365" w14:textId="77777777" w:rsidR="000708C4" w:rsidRPr="000708C4" w:rsidRDefault="000708C4" w:rsidP="000708C4">
      <w:r w:rsidRPr="000708C4">
        <w:t>The triple fallback silently uses the client-provided </w:t>
      </w:r>
      <w:proofErr w:type="spellStart"/>
      <w:proofErr w:type="gramStart"/>
      <w:r w:rsidRPr="000708C4">
        <w:t>data.pricePerPerson</w:t>
      </w:r>
      <w:proofErr w:type="spellEnd"/>
      <w:proofErr w:type="gramEnd"/>
      <w:r w:rsidRPr="000708C4">
        <w:t> if neither </w:t>
      </w:r>
      <w:proofErr w:type="spellStart"/>
      <w:r w:rsidRPr="000708C4">
        <w:t>sharingPrice</w:t>
      </w:r>
      <w:proofErr w:type="spellEnd"/>
      <w:r w:rsidRPr="000708C4">
        <w:t> nor </w:t>
      </w:r>
      <w:proofErr w:type="spellStart"/>
      <w:r w:rsidRPr="000708C4">
        <w:t>pricePerPerson</w:t>
      </w:r>
      <w:proofErr w:type="spellEnd"/>
      <w:r w:rsidRPr="000708C4">
        <w:t xml:space="preserve"> exist in the package document. This is the exact attack vector that was meant to be eliminated. If the </w:t>
      </w:r>
      <w:proofErr w:type="spellStart"/>
      <w:r w:rsidRPr="000708C4">
        <w:t>Firestore</w:t>
      </w:r>
      <w:proofErr w:type="spellEnd"/>
      <w:r w:rsidRPr="000708C4">
        <w:t xml:space="preserve"> package document has neither field (misconfiguration), the client value is used.</w:t>
      </w:r>
      <w:r w:rsidRPr="000708C4">
        <w:br/>
      </w:r>
      <w:r w:rsidRPr="000708C4">
        <w:rPr>
          <w:b/>
          <w:bCs/>
        </w:rPr>
        <w:t>Fix:</w:t>
      </w:r>
      <w:r w:rsidRPr="000708C4">
        <w:t> Add an explicit guard: if </w:t>
      </w:r>
      <w:proofErr w:type="spellStart"/>
      <w:r w:rsidRPr="000708C4">
        <w:t>serverPricePerPerson</w:t>
      </w:r>
      <w:proofErr w:type="spellEnd"/>
      <w:r w:rsidRPr="000708C4">
        <w:t xml:space="preserve"> &lt;= 0, throw "Package pricing data is missing — cannot create booking." instead of falling back to the client value.</w:t>
      </w:r>
    </w:p>
    <w:p w14:paraId="379F928D" w14:textId="77777777" w:rsidR="000708C4" w:rsidRPr="000708C4" w:rsidRDefault="000708C4" w:rsidP="000708C4">
      <w:r w:rsidRPr="000708C4">
        <w:pict w14:anchorId="0D79AD9B">
          <v:rect id="_x0000_i1197" style="width:533pt;height:.75pt" o:hrpct="0" o:hralign="center" o:hrstd="t" o:hr="t" fillcolor="#a0a0a0" stroked="f"/>
        </w:pict>
      </w:r>
    </w:p>
    <w:p w14:paraId="7FC60489" w14:textId="77777777" w:rsidR="000708C4" w:rsidRPr="000708C4" w:rsidRDefault="000708C4" w:rsidP="000708C4">
      <w:pPr>
        <w:rPr>
          <w:b/>
          <w:bCs/>
        </w:rPr>
      </w:pPr>
      <w:r w:rsidRPr="000708C4">
        <w:rPr>
          <w:b/>
          <w:bCs/>
        </w:rPr>
        <w:t xml:space="preserve">5. LOW RISKS </w:t>
      </w:r>
      <w:r w:rsidRPr="000708C4">
        <w:rPr>
          <w:rFonts w:ascii="Segoe UI Emoji" w:hAnsi="Segoe UI Emoji" w:cs="Segoe UI Emoji"/>
          <w:b/>
          <w:bCs/>
        </w:rPr>
        <w:t>🔵</w:t>
      </w:r>
    </w:p>
    <w:p w14:paraId="6AA8E963" w14:textId="77777777" w:rsidR="000708C4" w:rsidRPr="000708C4" w:rsidRDefault="000708C4" w:rsidP="000708C4">
      <w:r w:rsidRPr="000708C4">
        <w:pict w14:anchorId="1005D998">
          <v:rect id="_x0000_i1198" style="width:533pt;height:.75pt" o:hrpct="0" o:hralign="center" o:hrstd="t" o:hr="t" fillcolor="#a0a0a0" stroked="f"/>
        </w:pict>
      </w:r>
    </w:p>
    <w:p w14:paraId="6D0E7146" w14:textId="77777777" w:rsidR="000708C4" w:rsidRPr="000708C4" w:rsidRDefault="000708C4" w:rsidP="000708C4">
      <w:r w:rsidRPr="000708C4">
        <w:t>[L1] </w:t>
      </w:r>
      <w:proofErr w:type="spellStart"/>
      <w:r w:rsidRPr="000708C4">
        <w:t>AbortSignal.timeout</w:t>
      </w:r>
      <w:proofErr w:type="spellEnd"/>
      <w:r w:rsidRPr="000708C4">
        <w:t>() is Node 18+ only</w:t>
      </w:r>
    </w:p>
    <w:p w14:paraId="5E1C835D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app/</w:t>
      </w:r>
      <w:proofErr w:type="spellStart"/>
      <w:r w:rsidRPr="000708C4">
        <w:t>api</w:t>
      </w:r>
      <w:proofErr w:type="spellEnd"/>
      <w:r w:rsidRPr="000708C4">
        <w:t>/verify-payment/</w:t>
      </w:r>
      <w:proofErr w:type="spellStart"/>
      <w:r w:rsidRPr="000708C4">
        <w:t>route.ts</w:t>
      </w:r>
      <w:proofErr w:type="spellEnd"/>
      <w:r w:rsidRPr="000708C4">
        <w:t> (line 79), app/</w:t>
      </w:r>
      <w:proofErr w:type="spellStart"/>
      <w:r w:rsidRPr="000708C4">
        <w:t>api</w:t>
      </w:r>
      <w:proofErr w:type="spellEnd"/>
      <w:r w:rsidRPr="000708C4">
        <w:t>/</w:t>
      </w:r>
      <w:proofErr w:type="spellStart"/>
      <w:r w:rsidRPr="000708C4">
        <w:t>chapa</w:t>
      </w:r>
      <w:proofErr w:type="spellEnd"/>
      <w:r w:rsidRPr="000708C4">
        <w:t>/initialize/</w:t>
      </w:r>
      <w:proofErr w:type="spellStart"/>
      <w:r w:rsidRPr="000708C4">
        <w:t>route.ts</w:t>
      </w:r>
      <w:proofErr w:type="spellEnd"/>
      <w:r w:rsidRPr="000708C4">
        <w:t> (line 77)</w:t>
      </w:r>
    </w:p>
    <w:p w14:paraId="06E86739" w14:textId="77777777" w:rsidR="000708C4" w:rsidRPr="000708C4" w:rsidRDefault="000708C4" w:rsidP="000708C4">
      <w:r w:rsidRPr="000708C4">
        <w:t>Node 14/16 environments (some hosting platforms) don't have </w:t>
      </w:r>
      <w:proofErr w:type="spellStart"/>
      <w:r w:rsidRPr="000708C4">
        <w:t>AbortSignal.timeout</w:t>
      </w:r>
      <w:proofErr w:type="spellEnd"/>
      <w:r w:rsidRPr="000708C4">
        <w:t>. Verify Node.js version in deployment. Next.js 16 requires Node 18+, so this should be fine, but it's worth confirming.</w:t>
      </w:r>
    </w:p>
    <w:p w14:paraId="1CCCA06B" w14:textId="77777777" w:rsidR="000708C4" w:rsidRPr="000708C4" w:rsidRDefault="000708C4" w:rsidP="000708C4">
      <w:r w:rsidRPr="000708C4">
        <w:pict w14:anchorId="4B795E3B">
          <v:rect id="_x0000_i1199" style="width:533pt;height:.75pt" o:hrpct="0" o:hralign="center" o:hrstd="t" o:hr="t" fillcolor="#a0a0a0" stroked="f"/>
        </w:pict>
      </w:r>
    </w:p>
    <w:p w14:paraId="7132F0E0" w14:textId="77777777" w:rsidR="000708C4" w:rsidRPr="000708C4" w:rsidRDefault="000708C4" w:rsidP="000708C4">
      <w:r w:rsidRPr="000708C4">
        <w:t>[L2] </w:t>
      </w:r>
      <w:proofErr w:type="spellStart"/>
      <w:proofErr w:type="gramStart"/>
      <w:r w:rsidRPr="000708C4">
        <w:t>console.error</w:t>
      </w:r>
      <w:proofErr w:type="spellEnd"/>
      <w:proofErr w:type="gramEnd"/>
      <w:r w:rsidRPr="000708C4">
        <w:t> calls in verify-payment log raw error objects in production</w:t>
      </w:r>
    </w:p>
    <w:p w14:paraId="4A4FB091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app/</w:t>
      </w:r>
      <w:proofErr w:type="spellStart"/>
      <w:r w:rsidRPr="000708C4">
        <w:t>api</w:t>
      </w:r>
      <w:proofErr w:type="spellEnd"/>
      <w:r w:rsidRPr="000708C4">
        <w:t>/verify-payment/</w:t>
      </w:r>
      <w:proofErr w:type="spellStart"/>
      <w:r w:rsidRPr="000708C4">
        <w:t>route.ts</w:t>
      </w:r>
      <w:proofErr w:type="spellEnd"/>
      <w:r w:rsidRPr="000708C4">
        <w:t> (lines 68, 84, 104, 147, 176, 181)</w:t>
      </w:r>
    </w:p>
    <w:p w14:paraId="6E3599CB" w14:textId="77777777" w:rsidR="000708C4" w:rsidRPr="000708C4" w:rsidRDefault="000708C4" w:rsidP="000708C4">
      <w:r w:rsidRPr="000708C4">
        <w:t>These server-side </w:t>
      </w:r>
      <w:proofErr w:type="spellStart"/>
      <w:proofErr w:type="gramStart"/>
      <w:r w:rsidRPr="000708C4">
        <w:t>console.error</w:t>
      </w:r>
      <w:proofErr w:type="spellEnd"/>
      <w:proofErr w:type="gramEnd"/>
      <w:r w:rsidRPr="000708C4">
        <w:t> calls are acceptable (server logs, not browser), but they log </w:t>
      </w:r>
      <w:proofErr w:type="spellStart"/>
      <w:r w:rsidRPr="000708C4">
        <w:t>tx_ref</w:t>
      </w:r>
      <w:proofErr w:type="spellEnd"/>
      <w:r w:rsidRPr="000708C4">
        <w:t> values and booking IDs in plain text. In a production environment with centralized logging (Datadog, CloudWatch), this creates a PII trail.</w:t>
      </w:r>
      <w:r w:rsidRPr="000708C4">
        <w:br/>
        <w:t>For now, this is low risk but should be sanitized before any compliance audit (GDPR).</w:t>
      </w:r>
    </w:p>
    <w:p w14:paraId="1959E8E6" w14:textId="77777777" w:rsidR="000708C4" w:rsidRPr="000708C4" w:rsidRDefault="000708C4" w:rsidP="000708C4">
      <w:r w:rsidRPr="000708C4">
        <w:pict w14:anchorId="0A20D840">
          <v:rect id="_x0000_i1200" style="width:533pt;height:.75pt" o:hrpct="0" o:hralign="center" o:hrstd="t" o:hr="t" fillcolor="#a0a0a0" stroked="f"/>
        </w:pict>
      </w:r>
    </w:p>
    <w:p w14:paraId="2948859D" w14:textId="77777777" w:rsidR="000708C4" w:rsidRPr="000708C4" w:rsidRDefault="000708C4" w:rsidP="000708C4">
      <w:r w:rsidRPr="000708C4">
        <w:t>[L3] </w:t>
      </w:r>
      <w:proofErr w:type="spellStart"/>
      <w:proofErr w:type="gramStart"/>
      <w:r w:rsidRPr="000708C4">
        <w:t>getAdminDb</w:t>
      </w:r>
      <w:proofErr w:type="spellEnd"/>
      <w:r w:rsidRPr="000708C4">
        <w:t>(</w:t>
      </w:r>
      <w:proofErr w:type="gramEnd"/>
      <w:r w:rsidRPr="000708C4">
        <w:t>) is called multiple times in a single request</w:t>
      </w:r>
    </w:p>
    <w:p w14:paraId="5E3AAB81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app/</w:t>
      </w:r>
      <w:proofErr w:type="spellStart"/>
      <w:r w:rsidRPr="000708C4">
        <w:t>api</w:t>
      </w:r>
      <w:proofErr w:type="spellEnd"/>
      <w:r w:rsidRPr="000708C4">
        <w:t>/verify-payment/</w:t>
      </w:r>
      <w:proofErr w:type="spellStart"/>
      <w:r w:rsidRPr="000708C4">
        <w:t>route.ts</w:t>
      </w:r>
      <w:proofErr w:type="spellEnd"/>
      <w:r w:rsidRPr="000708C4">
        <w:t> (lines 41, 133, 153)</w:t>
      </w:r>
    </w:p>
    <w:p w14:paraId="0BD25B0B" w14:textId="77777777" w:rsidR="000708C4" w:rsidRPr="000708C4" w:rsidRDefault="000708C4" w:rsidP="000708C4">
      <w:r w:rsidRPr="000708C4">
        <w:t>Each call to </w:t>
      </w:r>
      <w:proofErr w:type="spellStart"/>
      <w:proofErr w:type="gramStart"/>
      <w:r w:rsidRPr="000708C4">
        <w:t>getAdminDb</w:t>
      </w:r>
      <w:proofErr w:type="spellEnd"/>
      <w:r w:rsidRPr="000708C4">
        <w:t>(</w:t>
      </w:r>
      <w:proofErr w:type="gramEnd"/>
      <w:r w:rsidRPr="000708C4">
        <w:t>) calls </w:t>
      </w:r>
      <w:proofErr w:type="spellStart"/>
      <w:proofErr w:type="gramStart"/>
      <w:r w:rsidRPr="000708C4">
        <w:t>getApps</w:t>
      </w:r>
      <w:proofErr w:type="spellEnd"/>
      <w:r w:rsidRPr="000708C4">
        <w:t>(</w:t>
      </w:r>
      <w:proofErr w:type="gramEnd"/>
      <w:r w:rsidRPr="000708C4">
        <w:t>) and </w:t>
      </w:r>
      <w:proofErr w:type="spellStart"/>
      <w:proofErr w:type="gramStart"/>
      <w:r w:rsidRPr="000708C4">
        <w:t>getFirestore</w:t>
      </w:r>
      <w:proofErr w:type="spellEnd"/>
      <w:r w:rsidRPr="000708C4">
        <w:t>(</w:t>
      </w:r>
      <w:proofErr w:type="gramEnd"/>
      <w:r w:rsidRPr="000708C4">
        <w:t xml:space="preserve">). These are cached internally by firebase-admin, so there's no real overhead — but the pattern is noisy. Define const </w:t>
      </w:r>
      <w:proofErr w:type="spellStart"/>
      <w:r w:rsidRPr="000708C4">
        <w:t>db</w:t>
      </w:r>
      <w:proofErr w:type="spellEnd"/>
      <w:r w:rsidRPr="000708C4">
        <w:t xml:space="preserve"> = </w:t>
      </w:r>
      <w:proofErr w:type="spellStart"/>
      <w:proofErr w:type="gramStart"/>
      <w:r w:rsidRPr="000708C4">
        <w:t>getAdminDb</w:t>
      </w:r>
      <w:proofErr w:type="spellEnd"/>
      <w:r w:rsidRPr="000708C4">
        <w:t>(</w:t>
      </w:r>
      <w:proofErr w:type="gramEnd"/>
      <w:r w:rsidRPr="000708C4">
        <w:t>) once at the top of the handler.</w:t>
      </w:r>
    </w:p>
    <w:p w14:paraId="1FFB6D0B" w14:textId="4762171A" w:rsidR="000708C4" w:rsidRPr="000708C4" w:rsidRDefault="000708C4" w:rsidP="000708C4"/>
    <w:p w14:paraId="0B9313BE" w14:textId="77777777" w:rsidR="000708C4" w:rsidRPr="000708C4" w:rsidRDefault="000708C4" w:rsidP="000708C4">
      <w:r w:rsidRPr="000708C4">
        <w:t>[L4] Overlap detection reads ALL user bookings (O(n) scan)</w:t>
      </w:r>
    </w:p>
    <w:p w14:paraId="24692436" w14:textId="77777777" w:rsidR="000708C4" w:rsidRPr="000708C4" w:rsidRDefault="000708C4" w:rsidP="000708C4">
      <w:r w:rsidRPr="000708C4">
        <w:rPr>
          <w:b/>
          <w:bCs/>
        </w:rPr>
        <w:lastRenderedPageBreak/>
        <w:t>File:</w:t>
      </w:r>
      <w:r w:rsidRPr="000708C4">
        <w:t> lib/services/</w:t>
      </w:r>
      <w:proofErr w:type="spellStart"/>
      <w:r w:rsidRPr="000708C4">
        <w:t>bookings.service.ts</w:t>
      </w:r>
      <w:proofErr w:type="spellEnd"/>
      <w:r w:rsidRPr="000708C4">
        <w:t> (line 115) — </w:t>
      </w:r>
      <w:proofErr w:type="spellStart"/>
      <w:r w:rsidRPr="000708C4">
        <w:t>getUserBookings</w:t>
      </w:r>
      <w:proofErr w:type="spellEnd"/>
      <w:r w:rsidRPr="000708C4">
        <w:t>(</w:t>
      </w:r>
      <w:proofErr w:type="spellStart"/>
      <w:proofErr w:type="gramStart"/>
      <w:r w:rsidRPr="000708C4">
        <w:t>data.userId</w:t>
      </w:r>
      <w:proofErr w:type="spellEnd"/>
      <w:proofErr w:type="gramEnd"/>
      <w:r w:rsidRPr="000708C4">
        <w:t>)</w:t>
      </w:r>
    </w:p>
    <w:p w14:paraId="709EEA54" w14:textId="77777777" w:rsidR="000708C4" w:rsidRPr="000708C4" w:rsidRDefault="000708C4" w:rsidP="000708C4">
      <w:r w:rsidRPr="000708C4">
        <w:t>Fetches every booking for the user to check date overlaps. A user with 100 bookings causes 100 document reads just to create one more. Consider adding composite index queries with date range filtering to scope the scan.</w:t>
      </w:r>
    </w:p>
    <w:p w14:paraId="1B9099FF" w14:textId="4A1A0159" w:rsidR="000708C4" w:rsidRPr="000708C4" w:rsidRDefault="000708C4" w:rsidP="000708C4"/>
    <w:p w14:paraId="15707A52" w14:textId="77777777" w:rsidR="000708C4" w:rsidRPr="000708C4" w:rsidRDefault="000708C4" w:rsidP="000708C4">
      <w:r w:rsidRPr="000708C4">
        <w:t>[L5] firebase-admin package audit shows 1 critical, 2 high vulnerabilities</w:t>
      </w:r>
    </w:p>
    <w:p w14:paraId="1711557D" w14:textId="77777777" w:rsidR="000708C4" w:rsidRPr="000708C4" w:rsidRDefault="000708C4" w:rsidP="000708C4">
      <w:r w:rsidRPr="000708C4">
        <w:t xml:space="preserve">The </w:t>
      </w:r>
      <w:proofErr w:type="spellStart"/>
      <w:r w:rsidRPr="000708C4">
        <w:t>npm</w:t>
      </w:r>
      <w:proofErr w:type="spellEnd"/>
      <w:r w:rsidRPr="000708C4">
        <w:t xml:space="preserve"> install output showed: 11 vulnerabilities (8 low, 2 high, 1 critical). Run </w:t>
      </w:r>
      <w:proofErr w:type="spellStart"/>
      <w:r w:rsidRPr="000708C4">
        <w:t>npm</w:t>
      </w:r>
      <w:proofErr w:type="spellEnd"/>
      <w:r w:rsidRPr="000708C4">
        <w:t xml:space="preserve"> audit to identify the specific packages. Many of these are in transitive dependencies of firebase-admin itself and may not be directly exploitable, but they need review before production.</w:t>
      </w:r>
    </w:p>
    <w:p w14:paraId="0F094AA5" w14:textId="03D98041" w:rsidR="000708C4" w:rsidRPr="000708C4" w:rsidRDefault="000708C4" w:rsidP="000708C4"/>
    <w:p w14:paraId="72815230" w14:textId="77777777" w:rsidR="000708C4" w:rsidRPr="000708C4" w:rsidRDefault="000708C4" w:rsidP="000708C4">
      <w:r w:rsidRPr="000708C4">
        <w:t>[L6] No rate limiting on /</w:t>
      </w:r>
      <w:proofErr w:type="spellStart"/>
      <w:r w:rsidRPr="000708C4">
        <w:t>api</w:t>
      </w:r>
      <w:proofErr w:type="spellEnd"/>
      <w:r w:rsidRPr="000708C4">
        <w:t>/</w:t>
      </w:r>
      <w:proofErr w:type="spellStart"/>
      <w:r w:rsidRPr="000708C4">
        <w:t>chapa</w:t>
      </w:r>
      <w:proofErr w:type="spellEnd"/>
      <w:r w:rsidRPr="000708C4">
        <w:t>/initialize and /</w:t>
      </w:r>
      <w:proofErr w:type="spellStart"/>
      <w:r w:rsidRPr="000708C4">
        <w:t>api</w:t>
      </w:r>
      <w:proofErr w:type="spellEnd"/>
      <w:r w:rsidRPr="000708C4">
        <w:t>/verify-payment</w:t>
      </w:r>
    </w:p>
    <w:p w14:paraId="663AE8C2" w14:textId="77777777" w:rsidR="000708C4" w:rsidRPr="000708C4" w:rsidRDefault="000708C4" w:rsidP="000708C4">
      <w:r w:rsidRPr="000708C4">
        <w:t>Both endpoints are public (no auth header checked). A bot can call /</w:t>
      </w:r>
      <w:proofErr w:type="spellStart"/>
      <w:r w:rsidRPr="000708C4">
        <w:t>api</w:t>
      </w:r>
      <w:proofErr w:type="spellEnd"/>
      <w:r w:rsidRPr="000708C4">
        <w:t>/</w:t>
      </w:r>
      <w:proofErr w:type="spellStart"/>
      <w:r w:rsidRPr="000708C4">
        <w:t>verify-payment?tx_ref</w:t>
      </w:r>
      <w:proofErr w:type="spellEnd"/>
      <w:r w:rsidRPr="000708C4">
        <w:t xml:space="preserve">=XXXXX in a brute-force loop trying to find valid transaction references. Chapa's server-to-server verification would reject them, but each attempt hits both Chapa and your </w:t>
      </w:r>
      <w:proofErr w:type="spellStart"/>
      <w:r w:rsidRPr="000708C4">
        <w:t>Firestore</w:t>
      </w:r>
      <w:proofErr w:type="spellEnd"/>
      <w:r w:rsidRPr="000708C4">
        <w:t>.</w:t>
      </w:r>
      <w:r w:rsidRPr="000708C4">
        <w:br/>
      </w:r>
      <w:r w:rsidRPr="000708C4">
        <w:rPr>
          <w:b/>
          <w:bCs/>
        </w:rPr>
        <w:t>Fix:</w:t>
      </w:r>
      <w:r w:rsidRPr="000708C4">
        <w:t> Add </w:t>
      </w:r>
      <w:proofErr w:type="spellStart"/>
      <w:r w:rsidRPr="000708C4">
        <w:t>rateLimit</w:t>
      </w:r>
      <w:proofErr w:type="spellEnd"/>
      <w:r w:rsidRPr="000708C4">
        <w:t xml:space="preserve"> middleware (e.g., </w:t>
      </w:r>
      <w:proofErr w:type="spellStart"/>
      <w:r w:rsidRPr="000708C4">
        <w:t>Vercel's</w:t>
      </w:r>
      <w:proofErr w:type="spellEnd"/>
      <w:r w:rsidRPr="000708C4">
        <w:t xml:space="preserve"> built-in, or </w:t>
      </w:r>
      <w:proofErr w:type="spellStart"/>
      <w:r w:rsidRPr="000708C4">
        <w:t>upstash</w:t>
      </w:r>
      <w:proofErr w:type="spellEnd"/>
      <w:r w:rsidRPr="000708C4">
        <w:t>/</w:t>
      </w:r>
      <w:proofErr w:type="spellStart"/>
      <w:r w:rsidRPr="000708C4">
        <w:t>ratelimit</w:t>
      </w:r>
      <w:proofErr w:type="spellEnd"/>
      <w:r w:rsidRPr="000708C4">
        <w:t>) — 10 requests/minute per IP.</w:t>
      </w:r>
    </w:p>
    <w:p w14:paraId="7D0034E9" w14:textId="191D1830" w:rsidR="000708C4" w:rsidRPr="000708C4" w:rsidRDefault="000708C4" w:rsidP="000708C4"/>
    <w:p w14:paraId="0BFAD811" w14:textId="77777777" w:rsidR="000708C4" w:rsidRPr="000708C4" w:rsidRDefault="000708C4" w:rsidP="000708C4">
      <w:r w:rsidRPr="000708C4">
        <w:t>[L7] </w:t>
      </w:r>
      <w:proofErr w:type="spellStart"/>
      <w:r w:rsidRPr="000708C4">
        <w:t>tx_ref</w:t>
      </w:r>
      <w:proofErr w:type="spellEnd"/>
      <w:r w:rsidRPr="000708C4">
        <w:t> regex in /</w:t>
      </w:r>
      <w:proofErr w:type="spellStart"/>
      <w:r w:rsidRPr="000708C4">
        <w:t>api</w:t>
      </w:r>
      <w:proofErr w:type="spellEnd"/>
      <w:r w:rsidRPr="000708C4">
        <w:t>/</w:t>
      </w:r>
      <w:proofErr w:type="spellStart"/>
      <w:r w:rsidRPr="000708C4">
        <w:t>chapa</w:t>
      </w:r>
      <w:proofErr w:type="spellEnd"/>
      <w:r w:rsidRPr="000708C4">
        <w:t>/initialize may be too restrictive</w:t>
      </w:r>
    </w:p>
    <w:p w14:paraId="313FBCBF" w14:textId="77777777" w:rsidR="000708C4" w:rsidRPr="000708C4" w:rsidRDefault="000708C4" w:rsidP="000708C4">
      <w:r w:rsidRPr="000708C4">
        <w:rPr>
          <w:b/>
          <w:bCs/>
        </w:rPr>
        <w:t>File:</w:t>
      </w:r>
      <w:r w:rsidRPr="000708C4">
        <w:t> app/</w:t>
      </w:r>
      <w:proofErr w:type="spellStart"/>
      <w:r w:rsidRPr="000708C4">
        <w:t>api</w:t>
      </w:r>
      <w:proofErr w:type="spellEnd"/>
      <w:r w:rsidRPr="000708C4">
        <w:t>/</w:t>
      </w:r>
      <w:proofErr w:type="spellStart"/>
      <w:r w:rsidRPr="000708C4">
        <w:t>chapa</w:t>
      </w:r>
      <w:proofErr w:type="spellEnd"/>
      <w:r w:rsidRPr="000708C4">
        <w:t>/initialize/</w:t>
      </w:r>
      <w:proofErr w:type="spellStart"/>
      <w:r w:rsidRPr="000708C4">
        <w:t>route.ts</w:t>
      </w:r>
      <w:proofErr w:type="spellEnd"/>
      <w:r w:rsidRPr="000708C4">
        <w:t> (line 33)</w:t>
      </w:r>
    </w:p>
    <w:p w14:paraId="7538CA8B" w14:textId="77777777" w:rsidR="000708C4" w:rsidRPr="000708C4" w:rsidRDefault="000708C4" w:rsidP="000708C4">
      <w:proofErr w:type="spellStart"/>
      <w:r w:rsidRPr="000708C4">
        <w:t>ts</w:t>
      </w:r>
      <w:proofErr w:type="spellEnd"/>
    </w:p>
    <w:p w14:paraId="1EBF2A90" w14:textId="77777777" w:rsidR="000708C4" w:rsidRPr="000708C4" w:rsidRDefault="000708C4" w:rsidP="000708C4">
      <w:r w:rsidRPr="000708C4">
        <w:t xml:space="preserve">if </w:t>
      </w:r>
      <w:proofErr w:type="gramStart"/>
      <w:r w:rsidRPr="000708C4">
        <w:t>(!/</w:t>
      </w:r>
      <w:proofErr w:type="gramEnd"/>
      <w:r w:rsidRPr="000708C4">
        <w:t>^[a-zA-Z0-9_</w:t>
      </w:r>
      <w:proofErr w:type="gramStart"/>
      <w:r w:rsidRPr="000708C4">
        <w:t>-]{10,128}$</w:t>
      </w:r>
      <w:proofErr w:type="gramEnd"/>
      <w:r w:rsidRPr="000708C4">
        <w:t>/.test(</w:t>
      </w:r>
      <w:proofErr w:type="spellStart"/>
      <w:r w:rsidRPr="000708C4">
        <w:t>tx_ref</w:t>
      </w:r>
      <w:proofErr w:type="spellEnd"/>
      <w:r w:rsidRPr="000708C4">
        <w:t xml:space="preserve">)) </w:t>
      </w:r>
      <w:proofErr w:type="gramStart"/>
      <w:r w:rsidRPr="000708C4">
        <w:t>{ ...</w:t>
      </w:r>
      <w:proofErr w:type="gramEnd"/>
      <w:r w:rsidRPr="000708C4">
        <w:t xml:space="preserve"> }</w:t>
      </w:r>
    </w:p>
    <w:p w14:paraId="26D097BA" w14:textId="77777777" w:rsidR="000708C4" w:rsidRPr="000708C4" w:rsidRDefault="000708C4" w:rsidP="000708C4">
      <w:proofErr w:type="spellStart"/>
      <w:r w:rsidRPr="000708C4">
        <w:t>Firestore</w:t>
      </w:r>
      <w:proofErr w:type="spellEnd"/>
      <w:r w:rsidRPr="000708C4">
        <w:t xml:space="preserve"> auto-generated document IDs (used as </w:t>
      </w:r>
      <w:proofErr w:type="spellStart"/>
      <w:r w:rsidRPr="000708C4">
        <w:t>tx_ref</w:t>
      </w:r>
      <w:proofErr w:type="spellEnd"/>
      <w:r w:rsidRPr="000708C4">
        <w:t xml:space="preserve"> / booking IDs) are 20-character strings of [a-zA-Z0-9]. This regex will pass those. However, if the booking ID format ever changes or includes special characters, this silently rejects valid requests. Loosen to {1,128} and rely on the </w:t>
      </w:r>
      <w:proofErr w:type="spellStart"/>
      <w:r w:rsidRPr="000708C4">
        <w:t>Firestore</w:t>
      </w:r>
      <w:proofErr w:type="spellEnd"/>
      <w:r w:rsidRPr="000708C4">
        <w:t xml:space="preserve"> lookup as the canonical validation.</w:t>
      </w:r>
    </w:p>
    <w:p w14:paraId="2B598400" w14:textId="0C35B7D1" w:rsidR="000708C4" w:rsidRPr="000708C4" w:rsidRDefault="000708C4" w:rsidP="000708C4"/>
    <w:p w14:paraId="2429CE24" w14:textId="77777777" w:rsidR="000708C4" w:rsidRPr="000708C4" w:rsidRDefault="000708C4" w:rsidP="000708C4">
      <w:pPr>
        <w:rPr>
          <w:b/>
          <w:bCs/>
        </w:rPr>
      </w:pPr>
      <w:r w:rsidRPr="000708C4">
        <w:rPr>
          <w:b/>
          <w:bCs/>
        </w:rPr>
        <w:t>6. ARCHITECTURE REVIEW</w:t>
      </w:r>
    </w:p>
    <w:p w14:paraId="72D60242" w14:textId="77777777" w:rsidR="000708C4" w:rsidRPr="000708C4" w:rsidRDefault="000708C4" w:rsidP="000708C4">
      <w:r w:rsidRPr="000708C4">
        <w:t>Is this production-ready?</w:t>
      </w:r>
    </w:p>
    <w:p w14:paraId="17218D3F" w14:textId="77777777" w:rsidR="000708C4" w:rsidRPr="000708C4" w:rsidRDefault="000708C4" w:rsidP="000708C4">
      <w:r w:rsidRPr="000708C4">
        <w:rPr>
          <w:b/>
          <w:bCs/>
        </w:rPr>
        <w:lastRenderedPageBreak/>
        <w:t>Not yet — with conditions.</w:t>
      </w:r>
      <w:r w:rsidRPr="000708C4">
        <w:t> The payment and coin award paths are now structurally sound for low to moderate traffic. However, three issues prevent a clean "yes":</w:t>
      </w:r>
    </w:p>
    <w:p w14:paraId="7D3479AF" w14:textId="77777777" w:rsidR="000708C4" w:rsidRPr="000708C4" w:rsidRDefault="000708C4" w:rsidP="000708C4">
      <w:pPr>
        <w:numPr>
          <w:ilvl w:val="0"/>
          <w:numId w:val="3"/>
        </w:numPr>
      </w:pPr>
      <w:r w:rsidRPr="000708C4">
        <w:rPr>
          <w:b/>
          <w:bCs/>
        </w:rPr>
        <w:t>The critical TOCTOU gap (C2)</w:t>
      </w:r>
      <w:r w:rsidRPr="000708C4">
        <w:t> means two concurrent Chapa callbacks can both mark a booking paid. Chapa does retry webhooks. This is not theoretical.</w:t>
      </w:r>
    </w:p>
    <w:p w14:paraId="612D1992" w14:textId="77777777" w:rsidR="000708C4" w:rsidRPr="000708C4" w:rsidRDefault="000708C4" w:rsidP="000708C4">
      <w:pPr>
        <w:numPr>
          <w:ilvl w:val="0"/>
          <w:numId w:val="3"/>
        </w:numPr>
      </w:pPr>
      <w:r w:rsidRPr="000708C4">
        <w:rPr>
          <w:b/>
          <w:bCs/>
        </w:rPr>
        <w:t>The Admin SDK credentials (C3/env)</w:t>
      </w:r>
      <w:r w:rsidRPr="000708C4">
        <w:t xml:space="preserve"> are placeholders </w:t>
      </w:r>
      <w:proofErr w:type="gramStart"/>
      <w:r w:rsidRPr="000708C4">
        <w:t>in .</w:t>
      </w:r>
      <w:proofErr w:type="spellStart"/>
      <w:r w:rsidRPr="000708C4">
        <w:t>env</w:t>
      </w:r>
      <w:proofErr w:type="gramEnd"/>
      <w:r w:rsidRPr="000708C4">
        <w:t>.local</w:t>
      </w:r>
      <w:proofErr w:type="spellEnd"/>
      <w:r w:rsidRPr="000708C4">
        <w:t>. Without them, all API routes throw 500 errors. This is the most immediate deployment blocker.</w:t>
      </w:r>
    </w:p>
    <w:p w14:paraId="1A3ADE91" w14:textId="77777777" w:rsidR="000708C4" w:rsidRPr="000708C4" w:rsidRDefault="000708C4" w:rsidP="000708C4">
      <w:pPr>
        <w:numPr>
          <w:ilvl w:val="0"/>
          <w:numId w:val="3"/>
        </w:numPr>
      </w:pPr>
      <w:r w:rsidRPr="000708C4">
        <w:rPr>
          <w:b/>
          <w:bCs/>
        </w:rPr>
        <w:t>The forged cookie middleware (C3)</w:t>
      </w:r>
      <w:r w:rsidRPr="000708C4">
        <w:t> provides zero real protection. It can be bypassed in 10 seconds.</w:t>
      </w:r>
    </w:p>
    <w:p w14:paraId="5F792310" w14:textId="77777777" w:rsidR="000708C4" w:rsidRPr="000708C4" w:rsidRDefault="000708C4" w:rsidP="000708C4">
      <w:r w:rsidRPr="000708C4">
        <w:t>Can it scale?</w:t>
      </w:r>
    </w:p>
    <w:p w14:paraId="4542F41B" w14:textId="77777777" w:rsidR="000708C4" w:rsidRPr="000708C4" w:rsidRDefault="000708C4" w:rsidP="000708C4">
      <w:r w:rsidRPr="000708C4">
        <w:rPr>
          <w:b/>
          <w:bCs/>
        </w:rPr>
        <w:t>Limited.</w:t>
      </w:r>
      <w:r w:rsidRPr="000708C4">
        <w:t> The current architecture has three scalability ceilings: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3437"/>
        <w:gridCol w:w="2381"/>
      </w:tblGrid>
      <w:tr w:rsidR="000708C4" w:rsidRPr="000708C4" w14:paraId="0C4043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B7ABD" w14:textId="77777777" w:rsidR="000708C4" w:rsidRPr="000708C4" w:rsidRDefault="000708C4" w:rsidP="000708C4">
            <w:r w:rsidRPr="000708C4">
              <w:t>Bottleneck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070B6" w14:textId="77777777" w:rsidR="000708C4" w:rsidRPr="000708C4" w:rsidRDefault="000708C4" w:rsidP="000708C4">
            <w:r w:rsidRPr="000708C4"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B0DDF8" w14:textId="77777777" w:rsidR="000708C4" w:rsidRPr="000708C4" w:rsidRDefault="000708C4" w:rsidP="000708C4">
            <w:r w:rsidRPr="000708C4">
              <w:t>Threshold</w:t>
            </w:r>
          </w:p>
        </w:tc>
      </w:tr>
      <w:tr w:rsidR="000708C4" w:rsidRPr="000708C4" w14:paraId="39FD4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A0ECB" w14:textId="77777777" w:rsidR="000708C4" w:rsidRPr="000708C4" w:rsidRDefault="000708C4" w:rsidP="000708C4">
            <w:proofErr w:type="spellStart"/>
            <w:r w:rsidRPr="000708C4">
              <w:t>getUserBookings</w:t>
            </w:r>
            <w:proofErr w:type="spellEnd"/>
            <w:r w:rsidRPr="000708C4">
              <w:t> on every </w:t>
            </w:r>
            <w:proofErr w:type="spellStart"/>
            <w:r w:rsidRPr="000708C4">
              <w:t>createBooking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6494E" w14:textId="77777777" w:rsidR="000708C4" w:rsidRPr="000708C4" w:rsidRDefault="000708C4" w:rsidP="000708C4">
            <w:r w:rsidRPr="000708C4">
              <w:t>Full collection read per 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F6FAB8" w14:textId="77777777" w:rsidR="000708C4" w:rsidRPr="000708C4" w:rsidRDefault="000708C4" w:rsidP="000708C4">
            <w:r w:rsidRPr="000708C4">
              <w:t>~50+ bookings/user starts causing latency</w:t>
            </w:r>
          </w:p>
        </w:tc>
      </w:tr>
      <w:tr w:rsidR="000708C4" w:rsidRPr="000708C4" w14:paraId="15C2B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FC40E" w14:textId="77777777" w:rsidR="000708C4" w:rsidRPr="000708C4" w:rsidRDefault="000708C4" w:rsidP="000708C4">
            <w:proofErr w:type="spellStart"/>
            <w:r w:rsidRPr="000708C4">
              <w:t>evaluateAndUpgradeTier</w:t>
            </w:r>
            <w:proofErr w:type="spellEnd"/>
            <w:r w:rsidRPr="000708C4">
              <w:t> (legacy path)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1281F" w14:textId="77777777" w:rsidR="000708C4" w:rsidRPr="000708C4" w:rsidRDefault="000708C4" w:rsidP="000708C4">
            <w:r w:rsidRPr="000708C4">
              <w:t>Full </w:t>
            </w:r>
            <w:proofErr w:type="spellStart"/>
            <w:r w:rsidRPr="000708C4">
              <w:t>coinsHistory</w:t>
            </w:r>
            <w:proofErr w:type="spellEnd"/>
            <w:r w:rsidRPr="000708C4">
              <w:t> scan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BD21B2" w14:textId="77777777" w:rsidR="000708C4" w:rsidRPr="000708C4" w:rsidRDefault="000708C4" w:rsidP="000708C4">
            <w:r w:rsidRPr="000708C4">
              <w:t xml:space="preserve">~100+ entries </w:t>
            </w:r>
            <w:proofErr w:type="gramStart"/>
            <w:r w:rsidRPr="000708C4">
              <w:t>causes</w:t>
            </w:r>
            <w:proofErr w:type="gramEnd"/>
            <w:r w:rsidRPr="000708C4">
              <w:t xml:space="preserve"> slow downgrade</w:t>
            </w:r>
          </w:p>
        </w:tc>
      </w:tr>
      <w:tr w:rsidR="000708C4" w:rsidRPr="000708C4" w14:paraId="549B6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8DE94A" w14:textId="77777777" w:rsidR="000708C4" w:rsidRPr="000708C4" w:rsidRDefault="000708C4" w:rsidP="000708C4">
            <w:r w:rsidRPr="000708C4">
              <w:t>Admin loyalty queries (all 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3B9ABF" w14:textId="77777777" w:rsidR="000708C4" w:rsidRPr="000708C4" w:rsidRDefault="000708C4" w:rsidP="000708C4">
            <w:proofErr w:type="spellStart"/>
            <w:r w:rsidRPr="000708C4">
              <w:t>loyaltyTransactions</w:t>
            </w:r>
            <w:proofErr w:type="spellEnd"/>
            <w:r w:rsidRPr="000708C4">
              <w:t> with </w:t>
            </w:r>
            <w:proofErr w:type="gramStart"/>
            <w:r w:rsidRPr="000708C4">
              <w:t>limit(</w:t>
            </w:r>
            <w:proofErr w:type="gramEnd"/>
            <w:r w:rsidRPr="000708C4"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AC4336" w14:textId="77777777" w:rsidR="000708C4" w:rsidRPr="000708C4" w:rsidRDefault="000708C4" w:rsidP="000708C4">
            <w:r w:rsidRPr="000708C4">
              <w:t>Will miss entries for high-volume users</w:t>
            </w:r>
          </w:p>
        </w:tc>
      </w:tr>
    </w:tbl>
    <w:p w14:paraId="68C3ADCC" w14:textId="77777777" w:rsidR="000708C4" w:rsidRPr="000708C4" w:rsidRDefault="000708C4" w:rsidP="000708C4">
      <w:r w:rsidRPr="000708C4">
        <w:t>Structural Weaknesses</w:t>
      </w:r>
    </w:p>
    <w:p w14:paraId="35EF5775" w14:textId="77777777" w:rsidR="000708C4" w:rsidRPr="000708C4" w:rsidRDefault="000708C4" w:rsidP="000708C4">
      <w:r w:rsidRPr="000708C4">
        <w:rPr>
          <w:b/>
          <w:bCs/>
        </w:rPr>
        <w:t>1. Two booking update paths.</w:t>
      </w:r>
      <w:r w:rsidRPr="000708C4">
        <w:t> The admin panel calls </w:t>
      </w:r>
      <w:proofErr w:type="spellStart"/>
      <w:r w:rsidRPr="000708C4">
        <w:t>updateBookingStatus</w:t>
      </w:r>
      <w:proofErr w:type="spellEnd"/>
      <w:r w:rsidRPr="000708C4">
        <w:t> → </w:t>
      </w:r>
      <w:proofErr w:type="spellStart"/>
      <w:r w:rsidRPr="000708C4">
        <w:t>awardBookingCoins</w:t>
      </w:r>
      <w:proofErr w:type="spellEnd"/>
      <w:r w:rsidRPr="000708C4">
        <w:t> (client SDK). The payment callback calls Admin SDK directly → </w:t>
      </w:r>
      <w:proofErr w:type="spellStart"/>
      <w:r w:rsidRPr="000708C4">
        <w:t>awardBookingCoinsAdmin</w:t>
      </w:r>
      <w:proofErr w:type="spellEnd"/>
      <w:r w:rsidRPr="000708C4">
        <w:t>. These are two independent implementations of the same business rule. They will drift. One source of truth is needed.</w:t>
      </w:r>
    </w:p>
    <w:p w14:paraId="39FAF002" w14:textId="77777777" w:rsidR="000708C4" w:rsidRPr="000708C4" w:rsidRDefault="000708C4" w:rsidP="000708C4">
      <w:r w:rsidRPr="000708C4">
        <w:rPr>
          <w:b/>
          <w:bCs/>
        </w:rPr>
        <w:t>2. No mutation API layer.</w:t>
      </w:r>
      <w:r w:rsidRPr="000708C4">
        <w:t xml:space="preserve"> All data mutations (create booking, update status, award coins) happen directly from the client via the Firebase client SDK. The only server-side mutations are in API routes (payment flow). This means </w:t>
      </w:r>
      <w:proofErr w:type="spellStart"/>
      <w:r w:rsidRPr="000708C4">
        <w:t>Firestore</w:t>
      </w:r>
      <w:proofErr w:type="spellEnd"/>
      <w:r w:rsidRPr="000708C4">
        <w:t xml:space="preserve"> rules are the only defense against client-side abuse — and rules have limitations (they can't call external services, validate business logic complexity, or enforce cross-collection consistency).</w:t>
      </w:r>
    </w:p>
    <w:p w14:paraId="6AD641A9" w14:textId="77777777" w:rsidR="000708C4" w:rsidRPr="000708C4" w:rsidRDefault="000708C4" w:rsidP="000708C4">
      <w:r w:rsidRPr="000708C4">
        <w:rPr>
          <w:b/>
          <w:bCs/>
        </w:rPr>
        <w:t>3. Trust boundary is blurred.</w:t>
      </w:r>
      <w:r w:rsidRPr="000708C4">
        <w:t> </w:t>
      </w:r>
      <w:proofErr w:type="spellStart"/>
      <w:r w:rsidRPr="000708C4">
        <w:t>createBooking</w:t>
      </w:r>
      <w:proofErr w:type="spellEnd"/>
      <w:r w:rsidRPr="000708C4">
        <w:t xml:space="preserve"> runs in the browser with the user's auth token but accesses </w:t>
      </w:r>
      <w:proofErr w:type="spellStart"/>
      <w:r w:rsidRPr="000708C4">
        <w:t>Firestore</w:t>
      </w:r>
      <w:proofErr w:type="spellEnd"/>
      <w:r w:rsidRPr="000708C4">
        <w:t xml:space="preserve"> with user permissions. It computes </w:t>
      </w:r>
      <w:proofErr w:type="spellStart"/>
      <w:r w:rsidRPr="000708C4">
        <w:t>omniaServiceValue</w:t>
      </w:r>
      <w:proofErr w:type="spellEnd"/>
      <w:r w:rsidRPr="000708C4">
        <w:t xml:space="preserve"> from a </w:t>
      </w:r>
      <w:proofErr w:type="spellStart"/>
      <w:r w:rsidRPr="000708C4">
        <w:t>Firestore</w:t>
      </w:r>
      <w:proofErr w:type="spellEnd"/>
      <w:r w:rsidRPr="000708C4">
        <w:t xml:space="preserve"> package read (trusted), but as noted in M8, falls back to client data silently. The correct </w:t>
      </w:r>
      <w:r w:rsidRPr="000708C4">
        <w:lastRenderedPageBreak/>
        <w:t>architecture is: </w:t>
      </w:r>
      <w:proofErr w:type="spellStart"/>
      <w:r w:rsidRPr="000708C4">
        <w:t>createBooking</w:t>
      </w:r>
      <w:proofErr w:type="spellEnd"/>
      <w:r w:rsidRPr="000708C4">
        <w:t xml:space="preserve"> should be an API route that accepts only user-supplied fields (package ID, dates, guests) and derives all financial values from </w:t>
      </w:r>
      <w:proofErr w:type="spellStart"/>
      <w:r w:rsidRPr="000708C4">
        <w:t>Firestore</w:t>
      </w:r>
      <w:proofErr w:type="spellEnd"/>
      <w:r w:rsidRPr="000708C4">
        <w:t xml:space="preserve"> server-side.</w:t>
      </w:r>
    </w:p>
    <w:p w14:paraId="38A1CE6E" w14:textId="77777777" w:rsidR="000708C4" w:rsidRPr="000708C4" w:rsidRDefault="000708C4" w:rsidP="000708C4">
      <w:r w:rsidRPr="000708C4">
        <w:rPr>
          <w:b/>
          <w:bCs/>
        </w:rPr>
        <w:t>4. Firebase ID token not validated in API routes.</w:t>
      </w:r>
      <w:r w:rsidRPr="000708C4">
        <w:t> Neither /api/chapa/initialize nor /api/verify-payment verify who is calling them. The payment routes are public. While this is acceptable for the verify-payment callback (Chapa calls it, not the user), the initialize endpoint should require the caller to be the authenticated booking owner — verified by checking the Authorization: Bearer &lt;ID_TOKEN&gt; header using </w:t>
      </w:r>
      <w:proofErr w:type="spellStart"/>
      <w:proofErr w:type="gramStart"/>
      <w:r w:rsidRPr="000708C4">
        <w:t>admin.auth</w:t>
      </w:r>
      <w:proofErr w:type="spellEnd"/>
      <w:proofErr w:type="gramEnd"/>
      <w:r w:rsidRPr="000708C4">
        <w:t>(</w:t>
      </w:r>
      <w:proofErr w:type="gramStart"/>
      <w:r w:rsidRPr="000708C4">
        <w:t>).</w:t>
      </w:r>
      <w:proofErr w:type="spellStart"/>
      <w:r w:rsidRPr="000708C4">
        <w:t>verifyIdToken</w:t>
      </w:r>
      <w:proofErr w:type="spellEnd"/>
      <w:proofErr w:type="gramEnd"/>
      <w:r w:rsidRPr="000708C4">
        <w:t>(token).</w:t>
      </w:r>
    </w:p>
    <w:p w14:paraId="32792A4D" w14:textId="77777777" w:rsidR="000708C4" w:rsidRPr="000708C4" w:rsidRDefault="000708C4" w:rsidP="000708C4">
      <w:r w:rsidRPr="000708C4">
        <w:pict w14:anchorId="375CB017">
          <v:rect id="_x0000_i1206" style="width:533pt;height:.75pt" o:hrpct="0" o:hralign="center" o:hrstd="t" o:hr="t" fillcolor="#a0a0a0" stroked="f"/>
        </w:pict>
      </w:r>
    </w:p>
    <w:p w14:paraId="6D58ABBB" w14:textId="77777777" w:rsidR="000708C4" w:rsidRPr="000708C4" w:rsidRDefault="000708C4" w:rsidP="000708C4">
      <w:pPr>
        <w:rPr>
          <w:b/>
          <w:bCs/>
        </w:rPr>
      </w:pPr>
      <w:r w:rsidRPr="000708C4">
        <w:rPr>
          <w:b/>
          <w:bCs/>
        </w:rPr>
        <w:t>7. FINAL VERDICT</w:t>
      </w:r>
    </w:p>
    <w:p w14:paraId="7DC10404" w14:textId="77777777" w:rsidR="000708C4" w:rsidRPr="000708C4" w:rsidRDefault="000708C4" w:rsidP="000708C4">
      <w:r w:rsidRPr="000708C4">
        <w:rPr>
          <w:rFonts w:ascii="Segoe UI Emoji" w:hAnsi="Segoe UI Emoji" w:cs="Segoe UI Emoji"/>
        </w:rPr>
        <w:t>⚠️</w:t>
      </w:r>
      <w:r w:rsidRPr="000708C4">
        <w:t xml:space="preserve"> WITH CONDITIONS — Do Not Deploy Without These Changes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5018"/>
        <w:gridCol w:w="4119"/>
      </w:tblGrid>
      <w:tr w:rsidR="000708C4" w:rsidRPr="000708C4" w14:paraId="7EB676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3FA9F" w14:textId="77777777" w:rsidR="000708C4" w:rsidRPr="000708C4" w:rsidRDefault="000708C4" w:rsidP="000708C4">
            <w:r w:rsidRPr="000708C4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298A1" w14:textId="77777777" w:rsidR="000708C4" w:rsidRPr="000708C4" w:rsidRDefault="000708C4" w:rsidP="000708C4">
            <w:r w:rsidRPr="000708C4">
              <w:t>Blocker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561D80" w14:textId="77777777" w:rsidR="000708C4" w:rsidRPr="000708C4" w:rsidRDefault="000708C4" w:rsidP="000708C4">
            <w:r w:rsidRPr="000708C4">
              <w:t>Fix</w:t>
            </w:r>
          </w:p>
        </w:tc>
      </w:tr>
      <w:tr w:rsidR="000708C4" w:rsidRPr="000708C4" w14:paraId="0E6FF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F1739" w14:textId="77777777" w:rsidR="000708C4" w:rsidRPr="000708C4" w:rsidRDefault="000708C4" w:rsidP="000708C4">
            <w:r w:rsidRPr="000708C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ABEF2" w14:textId="77777777" w:rsidR="000708C4" w:rsidRPr="000708C4" w:rsidRDefault="000708C4" w:rsidP="000708C4">
            <w:r w:rsidRPr="000708C4">
              <w:t>Admin SDK credentials are placeholders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CC3091" w14:textId="77777777" w:rsidR="000708C4" w:rsidRPr="000708C4" w:rsidRDefault="000708C4" w:rsidP="000708C4">
            <w:r w:rsidRPr="000708C4">
              <w:t>Add real service account JSON to env — zero API routes work without this</w:t>
            </w:r>
          </w:p>
        </w:tc>
      </w:tr>
      <w:tr w:rsidR="000708C4" w:rsidRPr="000708C4" w14:paraId="291A5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9D7B6" w14:textId="77777777" w:rsidR="000708C4" w:rsidRPr="000708C4" w:rsidRDefault="000708C4" w:rsidP="000708C4">
            <w:r w:rsidRPr="000708C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5490B" w14:textId="77777777" w:rsidR="000708C4" w:rsidRPr="000708C4" w:rsidRDefault="000708C4" w:rsidP="000708C4">
            <w:r w:rsidRPr="000708C4">
              <w:t>TOCTOU gap in verify-payment (C2)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700271" w14:textId="77777777" w:rsidR="000708C4" w:rsidRPr="000708C4" w:rsidRDefault="000708C4" w:rsidP="000708C4">
            <w:r w:rsidRPr="000708C4">
              <w:t>Wrap booking status update in Admin SDK transaction</w:t>
            </w:r>
          </w:p>
        </w:tc>
      </w:tr>
      <w:tr w:rsidR="000708C4" w:rsidRPr="000708C4" w14:paraId="70493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71A65" w14:textId="77777777" w:rsidR="000708C4" w:rsidRPr="000708C4" w:rsidRDefault="000708C4" w:rsidP="000708C4">
            <w:r w:rsidRPr="000708C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C7D4B" w14:textId="77777777" w:rsidR="000708C4" w:rsidRPr="000708C4" w:rsidRDefault="000708C4" w:rsidP="000708C4">
            <w:r w:rsidRPr="000708C4">
              <w:t>Booking limit check is non-transactional (C4)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5F6F9A" w14:textId="77777777" w:rsidR="000708C4" w:rsidRPr="000708C4" w:rsidRDefault="000708C4" w:rsidP="000708C4">
            <w:r w:rsidRPr="000708C4">
              <w:t>Fix or remove the false comment about transaction; at minimum flag as known risk</w:t>
            </w:r>
          </w:p>
        </w:tc>
      </w:tr>
      <w:tr w:rsidR="000708C4" w:rsidRPr="000708C4" w14:paraId="3B2E9B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75C34" w14:textId="77777777" w:rsidR="000708C4" w:rsidRPr="000708C4" w:rsidRDefault="000708C4" w:rsidP="000708C4">
            <w:r w:rsidRPr="000708C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8FF80" w14:textId="77777777" w:rsidR="000708C4" w:rsidRPr="000708C4" w:rsidRDefault="000708C4" w:rsidP="000708C4">
            <w:proofErr w:type="spellStart"/>
            <w:r w:rsidRPr="000708C4">
              <w:t>omnia_session</w:t>
            </w:r>
            <w:proofErr w:type="spellEnd"/>
            <w:r w:rsidRPr="000708C4">
              <w:t> middleware cookie is forgeable (C3)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5E8559" w14:textId="77777777" w:rsidR="000708C4" w:rsidRPr="000708C4" w:rsidRDefault="000708C4" w:rsidP="000708C4">
            <w:r w:rsidRPr="000708C4">
              <w:t>Do not use this as a real security gate; document it as cosmetic-only, or implement proper Firebase session cookies</w:t>
            </w:r>
          </w:p>
        </w:tc>
      </w:tr>
      <w:tr w:rsidR="000708C4" w:rsidRPr="000708C4" w14:paraId="39A48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DA43C" w14:textId="77777777" w:rsidR="000708C4" w:rsidRPr="000708C4" w:rsidRDefault="000708C4" w:rsidP="000708C4">
            <w:r w:rsidRPr="000708C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24174" w14:textId="77777777" w:rsidR="000708C4" w:rsidRPr="000708C4" w:rsidRDefault="000708C4" w:rsidP="000708C4">
            <w:proofErr w:type="spellStart"/>
            <w:r w:rsidRPr="000708C4">
              <w:t>awardBookingCoins</w:t>
            </w:r>
            <w:proofErr w:type="spellEnd"/>
            <w:r w:rsidRPr="000708C4">
              <w:t> client path non-atomic (C1)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05C6B3" w14:textId="77777777" w:rsidR="000708C4" w:rsidRPr="000708C4" w:rsidRDefault="000708C4" w:rsidP="000708C4">
            <w:r w:rsidRPr="000708C4">
              <w:t>Add </w:t>
            </w:r>
            <w:proofErr w:type="spellStart"/>
            <w:r w:rsidRPr="000708C4">
              <w:t>runTransaction</w:t>
            </w:r>
            <w:proofErr w:type="spellEnd"/>
            <w:r w:rsidRPr="000708C4">
              <w:t> around the idempotency check</w:t>
            </w:r>
          </w:p>
        </w:tc>
      </w:tr>
      <w:tr w:rsidR="000708C4" w:rsidRPr="000708C4" w14:paraId="73406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54BA0" w14:textId="77777777" w:rsidR="000708C4" w:rsidRPr="000708C4" w:rsidRDefault="000708C4" w:rsidP="000708C4">
            <w:r w:rsidRPr="000708C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31F07" w14:textId="77777777" w:rsidR="000708C4" w:rsidRPr="000708C4" w:rsidRDefault="000708C4" w:rsidP="000708C4">
            <w:r w:rsidRPr="000708C4">
              <w:t>Remove unused </w:t>
            </w:r>
            <w:proofErr w:type="spellStart"/>
            <w:r w:rsidRPr="000708C4">
              <w:t>runTransaction</w:t>
            </w:r>
            <w:proofErr w:type="spellEnd"/>
            <w:r w:rsidRPr="000708C4">
              <w:t>/</w:t>
            </w:r>
            <w:proofErr w:type="spellStart"/>
            <w:r w:rsidRPr="000708C4">
              <w:t>firestoreDoc</w:t>
            </w:r>
            <w:proofErr w:type="spellEnd"/>
            <w:r w:rsidRPr="000708C4">
              <w:t> </w:t>
            </w:r>
            <w:proofErr w:type="spellStart"/>
            <w:r w:rsidRPr="000708C4">
              <w:t>destructure</w:t>
            </w:r>
            <w:proofErr w:type="spellEnd"/>
            <w:r w:rsidRPr="000708C4">
              <w:t xml:space="preserve"> (M2)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FA2A95" w14:textId="77777777" w:rsidR="000708C4" w:rsidRPr="000708C4" w:rsidRDefault="000708C4" w:rsidP="000708C4">
            <w:r w:rsidRPr="000708C4">
              <w:t>Avoid false confidence</w:t>
            </w:r>
          </w:p>
        </w:tc>
      </w:tr>
      <w:tr w:rsidR="000708C4" w:rsidRPr="000708C4" w14:paraId="3D9ED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510313" w14:textId="77777777" w:rsidR="000708C4" w:rsidRPr="000708C4" w:rsidRDefault="000708C4" w:rsidP="000708C4">
            <w:r w:rsidRPr="000708C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EF9DD6" w14:textId="77777777" w:rsidR="000708C4" w:rsidRPr="000708C4" w:rsidRDefault="000708C4" w:rsidP="000708C4">
            <w:proofErr w:type="spellStart"/>
            <w:r w:rsidRPr="000708C4">
              <w:t>npm</w:t>
            </w:r>
            <w:proofErr w:type="spellEnd"/>
            <w:r w:rsidRPr="000708C4">
              <w:t xml:space="preserve"> audit — review the 1 critical, 2 high vulnerabilities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86DB7B" w14:textId="77777777" w:rsidR="000708C4" w:rsidRPr="000708C4" w:rsidRDefault="000708C4" w:rsidP="000708C4">
            <w:proofErr w:type="spellStart"/>
            <w:r w:rsidRPr="000708C4">
              <w:t>npm</w:t>
            </w:r>
            <w:proofErr w:type="spellEnd"/>
            <w:r w:rsidRPr="000708C4">
              <w:t xml:space="preserve"> audit → assess and patch if applicable</w:t>
            </w:r>
          </w:p>
        </w:tc>
      </w:tr>
    </w:tbl>
    <w:p w14:paraId="1163057E" w14:textId="77777777" w:rsidR="000708C4" w:rsidRPr="000708C4" w:rsidRDefault="000708C4" w:rsidP="000708C4">
      <w:r w:rsidRPr="000708C4">
        <w:rPr>
          <w:b/>
          <w:bCs/>
        </w:rPr>
        <w:lastRenderedPageBreak/>
        <w:t>Recommended before launch:</w:t>
      </w:r>
    </w:p>
    <w:p w14:paraId="1ED67696" w14:textId="77777777" w:rsidR="000708C4" w:rsidRPr="000708C4" w:rsidRDefault="000708C4" w:rsidP="000708C4">
      <w:pPr>
        <w:numPr>
          <w:ilvl w:val="0"/>
          <w:numId w:val="4"/>
        </w:numPr>
      </w:pPr>
      <w:r w:rsidRPr="000708C4">
        <w:t>Move </w:t>
      </w:r>
      <w:proofErr w:type="spellStart"/>
      <w:r w:rsidRPr="000708C4">
        <w:t>createBooking</w:t>
      </w:r>
      <w:proofErr w:type="spellEnd"/>
      <w:r w:rsidRPr="000708C4">
        <w:t> to a Next.js API route — removes the client-side trust boundary entirely</w:t>
      </w:r>
    </w:p>
    <w:p w14:paraId="24901ABB" w14:textId="77777777" w:rsidR="000708C4" w:rsidRPr="000708C4" w:rsidRDefault="000708C4" w:rsidP="000708C4">
      <w:pPr>
        <w:numPr>
          <w:ilvl w:val="0"/>
          <w:numId w:val="4"/>
        </w:numPr>
      </w:pPr>
      <w:r w:rsidRPr="000708C4">
        <w:t>Add rate limiting on payment endpoints</w:t>
      </w:r>
    </w:p>
    <w:p w14:paraId="475E414A" w14:textId="77777777" w:rsidR="000708C4" w:rsidRPr="000708C4" w:rsidRDefault="000708C4" w:rsidP="000708C4">
      <w:pPr>
        <w:numPr>
          <w:ilvl w:val="0"/>
          <w:numId w:val="4"/>
        </w:numPr>
      </w:pPr>
      <w:r w:rsidRPr="000708C4">
        <w:t>Fix M8 (</w:t>
      </w:r>
      <w:proofErr w:type="spellStart"/>
      <w:r w:rsidRPr="000708C4">
        <w:t>pricePerPerson</w:t>
      </w:r>
      <w:proofErr w:type="spellEnd"/>
      <w:r w:rsidRPr="000708C4">
        <w:t> client fallback in package pricing)</w:t>
      </w:r>
    </w:p>
    <w:p w14:paraId="05FB870F" w14:textId="77777777" w:rsidR="000708C4" w:rsidRPr="000708C4" w:rsidRDefault="000708C4" w:rsidP="000708C4">
      <w:pPr>
        <w:numPr>
          <w:ilvl w:val="0"/>
          <w:numId w:val="4"/>
        </w:numPr>
      </w:pPr>
      <w:r w:rsidRPr="000708C4">
        <w:t>Implement proper Firebase session cookie auth for the middleware</w:t>
      </w:r>
    </w:p>
    <w:p w14:paraId="438497DC" w14:textId="77777777" w:rsidR="000708C4" w:rsidRPr="000708C4" w:rsidRDefault="000708C4" w:rsidP="000708C4">
      <w:pPr>
        <w:ind w:left="720"/>
      </w:pPr>
    </w:p>
    <w:p w14:paraId="50C2A62B" w14:textId="77777777" w:rsidR="000708C4" w:rsidRPr="000708C4" w:rsidRDefault="000708C4" w:rsidP="000708C4">
      <w:pPr>
        <w:ind w:left="720"/>
      </w:pPr>
    </w:p>
    <w:p w14:paraId="4482C29A" w14:textId="77777777" w:rsidR="000708C4" w:rsidRPr="000708C4" w:rsidRDefault="000708C4" w:rsidP="000708C4"/>
    <w:p w14:paraId="1E9B0B69" w14:textId="77777777" w:rsidR="00577AFB" w:rsidRDefault="00577AFB"/>
    <w:sectPr w:rsidR="00577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D2B54"/>
    <w:multiLevelType w:val="multilevel"/>
    <w:tmpl w:val="FCBC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2B7037"/>
    <w:multiLevelType w:val="multilevel"/>
    <w:tmpl w:val="6DB8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9367F0"/>
    <w:multiLevelType w:val="multilevel"/>
    <w:tmpl w:val="43A2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878A1"/>
    <w:multiLevelType w:val="multilevel"/>
    <w:tmpl w:val="F1E4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43196F"/>
    <w:multiLevelType w:val="multilevel"/>
    <w:tmpl w:val="DFD4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9076">
    <w:abstractNumId w:val="1"/>
  </w:num>
  <w:num w:numId="2" w16cid:durableId="1493376450">
    <w:abstractNumId w:val="4"/>
  </w:num>
  <w:num w:numId="3" w16cid:durableId="754548655">
    <w:abstractNumId w:val="3"/>
  </w:num>
  <w:num w:numId="4" w16cid:durableId="2093310339">
    <w:abstractNumId w:val="0"/>
  </w:num>
  <w:num w:numId="5" w16cid:durableId="389423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C4"/>
    <w:rsid w:val="000708C4"/>
    <w:rsid w:val="00251BC5"/>
    <w:rsid w:val="003C641D"/>
    <w:rsid w:val="00577AFB"/>
    <w:rsid w:val="00AD56FE"/>
    <w:rsid w:val="00F47C1B"/>
    <w:rsid w:val="00FF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C61F"/>
  <w15:chartTrackingRefBased/>
  <w15:docId w15:val="{C1EFB090-493A-4A66-ABBC-0C6F4E2C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2798</Words>
  <Characters>15955</Characters>
  <Application>Microsoft Office Word</Application>
  <DocSecurity>0</DocSecurity>
  <Lines>132</Lines>
  <Paragraphs>37</Paragraphs>
  <ScaleCrop>false</ScaleCrop>
  <Company>HP</Company>
  <LinksUpToDate>false</LinksUpToDate>
  <CharactersWithSpaces>18716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eyob shemeles</dc:creator>
  <cp:keywords/>
  <dc:description/>
  <cp:lastModifiedBy>eyob shemeles</cp:lastModifiedBy>
  <cp:revision>1</cp:revision>
  <dcterms:created xsi:type="dcterms:W3CDTF">2026-04-22T09:17:00Z</dcterms:created>
  <dcterms:modified xsi:type="dcterms:W3CDTF">2026-04-22T09:20:00Z</dcterms:modified>
</cp:coreProperties>
</file>